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4AD6C8" w14:textId="57AE28EF" w:rsidR="00FC033A" w:rsidRPr="00916D3A" w:rsidRDefault="00067D6F" w:rsidP="00506209">
      <w:pPr>
        <w:spacing w:after="120" w:line="240" w:lineRule="auto"/>
        <w:jc w:val="center"/>
        <w:rPr>
          <w:rFonts w:ascii="Times New Roman" w:hAnsi="Times New Roman" w:cs="Times New Roman"/>
          <w:sz w:val="48"/>
          <w:szCs w:val="48"/>
          <w:lang w:val="en-US"/>
        </w:rPr>
      </w:pPr>
      <w:r w:rsidRPr="00067D6F">
        <w:rPr>
          <w:rFonts w:ascii="Times New Roman" w:hAnsi="Times New Roman" w:cs="Times New Roman"/>
          <w:sz w:val="48"/>
          <w:szCs w:val="48"/>
          <w:lang w:val="en-US"/>
        </w:rPr>
        <w:t>Development of an IoT-Based Electrical Consumption Measurement and Analysis System for Distribution Ne</w:t>
      </w:r>
      <w:r>
        <w:rPr>
          <w:rFonts w:ascii="Times New Roman" w:hAnsi="Times New Roman" w:cs="Times New Roman"/>
          <w:sz w:val="48"/>
          <w:szCs w:val="48"/>
          <w:lang w:val="en-US"/>
        </w:rPr>
        <w:t>tworks for CNEL E.P.  Esmeralda</w:t>
      </w:r>
      <w:r w:rsidR="00CC486A">
        <w:rPr>
          <w:rFonts w:ascii="Times New Roman" w:hAnsi="Times New Roman" w:cs="Times New Roman"/>
          <w:sz w:val="48"/>
          <w:szCs w:val="48"/>
          <w:lang w:val="en-US"/>
        </w:rPr>
        <w:t>s</w:t>
      </w:r>
    </w:p>
    <w:p w14:paraId="47A46411" w14:textId="62E82346" w:rsidR="00E81CB5" w:rsidRPr="002904B1" w:rsidRDefault="00BB4D47" w:rsidP="00417E0B">
      <w:pPr>
        <w:spacing w:after="0" w:line="240" w:lineRule="auto"/>
        <w:jc w:val="center"/>
        <w:rPr>
          <w:rFonts w:ascii="Times New Roman" w:hAnsi="Times New Roman" w:cs="Times New Roman"/>
          <w:sz w:val="24"/>
          <w:szCs w:val="24"/>
          <w:vertAlign w:val="superscript"/>
          <w:lang w:val="en-US"/>
        </w:rPr>
      </w:pPr>
      <w:r>
        <w:rPr>
          <w:rFonts w:ascii="Times New Roman" w:hAnsi="Times New Roman" w:cs="Times New Roman"/>
          <w:sz w:val="24"/>
          <w:szCs w:val="24"/>
          <w:lang w:val="en-US"/>
        </w:rPr>
        <w:t xml:space="preserve">Alfonso </w:t>
      </w:r>
      <w:r w:rsidR="004B1F50">
        <w:rPr>
          <w:rFonts w:ascii="Times New Roman" w:hAnsi="Times New Roman" w:cs="Times New Roman"/>
          <w:sz w:val="24"/>
          <w:szCs w:val="24"/>
          <w:lang w:val="en-US"/>
        </w:rPr>
        <w:t xml:space="preserve">A. </w:t>
      </w:r>
      <w:proofErr w:type="spellStart"/>
      <w:r>
        <w:rPr>
          <w:rFonts w:ascii="Times New Roman" w:hAnsi="Times New Roman" w:cs="Times New Roman"/>
          <w:sz w:val="24"/>
          <w:szCs w:val="24"/>
          <w:lang w:val="en-US"/>
        </w:rPr>
        <w:t>Marchan</w:t>
      </w:r>
      <w:r w:rsidR="004B1F50">
        <w:rPr>
          <w:rFonts w:ascii="Times New Roman" w:hAnsi="Times New Roman" w:cs="Times New Roman"/>
          <w:sz w:val="24"/>
          <w:szCs w:val="24"/>
          <w:lang w:val="en-US"/>
        </w:rPr>
        <w:t>-Loor</w:t>
      </w:r>
      <w:proofErr w:type="spellEnd"/>
      <w:r>
        <w:rPr>
          <w:rFonts w:ascii="Times New Roman" w:hAnsi="Times New Roman" w:cs="Times New Roman"/>
          <w:sz w:val="24"/>
          <w:szCs w:val="24"/>
          <w:lang w:val="en-US"/>
        </w:rPr>
        <w:t xml:space="preserve">, </w:t>
      </w:r>
      <w:r w:rsidR="00506209" w:rsidRPr="002904B1">
        <w:rPr>
          <w:rFonts w:ascii="Times New Roman" w:hAnsi="Times New Roman" w:cs="Times New Roman"/>
          <w:sz w:val="24"/>
          <w:szCs w:val="24"/>
          <w:lang w:val="en-US"/>
        </w:rPr>
        <w:t xml:space="preserve">Héctor F. </w:t>
      </w:r>
      <w:proofErr w:type="spellStart"/>
      <w:r w:rsidR="00506209" w:rsidRPr="002904B1">
        <w:rPr>
          <w:rFonts w:ascii="Times New Roman" w:hAnsi="Times New Roman" w:cs="Times New Roman"/>
          <w:sz w:val="24"/>
          <w:szCs w:val="24"/>
          <w:lang w:val="en-US"/>
        </w:rPr>
        <w:t>Chinchero</w:t>
      </w:r>
      <w:proofErr w:type="spellEnd"/>
      <w:r w:rsidR="00506209" w:rsidRPr="002904B1">
        <w:rPr>
          <w:rFonts w:ascii="Times New Roman" w:hAnsi="Times New Roman" w:cs="Times New Roman"/>
          <w:sz w:val="24"/>
          <w:szCs w:val="24"/>
          <w:lang w:val="en-US"/>
        </w:rPr>
        <w:t>,</w:t>
      </w:r>
      <w:r w:rsidR="007F7A29" w:rsidRPr="002904B1">
        <w:rPr>
          <w:rFonts w:ascii="Times New Roman" w:hAnsi="Times New Roman" w:cs="Times New Roman"/>
          <w:sz w:val="24"/>
          <w:szCs w:val="24"/>
          <w:lang w:val="en-US"/>
        </w:rPr>
        <w:t xml:space="preserve"> </w:t>
      </w:r>
      <w:r w:rsidR="007F7A29" w:rsidRPr="002904B1">
        <w:rPr>
          <w:rFonts w:ascii="Times New Roman" w:hAnsi="Times New Roman" w:cs="Times New Roman"/>
          <w:i/>
          <w:sz w:val="24"/>
          <w:szCs w:val="24"/>
          <w:lang w:val="en-US"/>
        </w:rPr>
        <w:t>Member, IEEE</w:t>
      </w:r>
      <w:r w:rsidR="00506209" w:rsidRPr="002904B1">
        <w:rPr>
          <w:rFonts w:ascii="Times New Roman" w:hAnsi="Times New Roman" w:cs="Times New Roman"/>
          <w:sz w:val="24"/>
          <w:szCs w:val="24"/>
          <w:lang w:val="en-US"/>
        </w:rPr>
        <w:t xml:space="preserve"> </w:t>
      </w:r>
    </w:p>
    <w:p w14:paraId="02C4FB22" w14:textId="77777777" w:rsidR="00C75AA7" w:rsidRPr="004A22E0" w:rsidRDefault="00C75AA7" w:rsidP="00E26BF3">
      <w:pPr>
        <w:pStyle w:val="ListParagraph"/>
        <w:spacing w:after="120"/>
        <w:ind w:left="0"/>
        <w:contextualSpacing w:val="0"/>
        <w:jc w:val="both"/>
        <w:rPr>
          <w:rFonts w:ascii="Times New Roman" w:hAnsi="Times New Roman" w:cs="Times New Roman"/>
          <w:b/>
          <w:sz w:val="20"/>
          <w:lang w:val="en-US"/>
        </w:rPr>
      </w:pPr>
    </w:p>
    <w:p w14:paraId="21D9FE91" w14:textId="77777777" w:rsidR="00B841DA" w:rsidRPr="004A22E0" w:rsidRDefault="00B841DA" w:rsidP="002904B1">
      <w:pPr>
        <w:pStyle w:val="ListParagraph"/>
        <w:spacing w:after="120" w:line="240" w:lineRule="auto"/>
        <w:ind w:left="0"/>
        <w:contextualSpacing w:val="0"/>
        <w:jc w:val="both"/>
        <w:rPr>
          <w:rFonts w:ascii="Times New Roman" w:hAnsi="Times New Roman" w:cs="Times New Roman"/>
          <w:b/>
          <w:sz w:val="20"/>
          <w:lang w:val="en-US"/>
        </w:rPr>
        <w:sectPr w:rsidR="00B841DA" w:rsidRPr="004A22E0" w:rsidSect="00FD6771">
          <w:headerReference w:type="default" r:id="rId8"/>
          <w:footerReference w:type="first" r:id="rId9"/>
          <w:pgSz w:w="11907" w:h="16840" w:code="9"/>
          <w:pgMar w:top="1009" w:right="936" w:bottom="1009" w:left="936" w:header="720" w:footer="720" w:gutter="0"/>
          <w:pgBorders w:offsetFrom="page">
            <w:top w:val="double" w:sz="4" w:space="24" w:color="FFFFFF" w:themeColor="background1"/>
          </w:pgBorders>
          <w:cols w:space="357"/>
          <w:titlePg/>
          <w:docGrid w:linePitch="360"/>
        </w:sectPr>
      </w:pPr>
    </w:p>
    <w:p w14:paraId="6E941081" w14:textId="60A94E9F" w:rsidR="00916D3A" w:rsidRDefault="00F32B1C" w:rsidP="004E4E3E">
      <w:pPr>
        <w:pStyle w:val="ListParagraph"/>
        <w:spacing w:after="120" w:line="240" w:lineRule="auto"/>
        <w:ind w:left="0"/>
        <w:contextualSpacing w:val="0"/>
        <w:jc w:val="both"/>
        <w:rPr>
          <w:rFonts w:ascii="Times New Roman" w:eastAsia="MS Mincho" w:hAnsi="Times New Roman" w:cs="Times New Roman"/>
          <w:b/>
          <w:sz w:val="18"/>
          <w:szCs w:val="18"/>
          <w:lang w:val="en-US"/>
        </w:rPr>
      </w:pPr>
      <w:r w:rsidRPr="00F32B1C">
        <w:rPr>
          <w:rFonts w:ascii="Times New Roman" w:eastAsia="MS Mincho" w:hAnsi="Times New Roman" w:cs="Times New Roman"/>
          <w:b/>
          <w:i/>
          <w:sz w:val="18"/>
          <w:szCs w:val="18"/>
          <w:lang w:val="pt-BR"/>
        </w:rPr>
        <w:t xml:space="preserve">Abstract— </w:t>
      </w:r>
      <w:r w:rsidR="007931CA" w:rsidRPr="007931CA">
        <w:rPr>
          <w:rFonts w:ascii="Times New Roman" w:eastAsia="MS Mincho" w:hAnsi="Times New Roman" w:cs="Times New Roman"/>
          <w:b/>
          <w:sz w:val="18"/>
          <w:szCs w:val="18"/>
          <w:lang w:val="en-US"/>
        </w:rPr>
        <w:t xml:space="preserve">This paper presents the development of a measurement and analysis system for electrical variables in a low-voltage load center for the </w:t>
      </w:r>
      <w:proofErr w:type="spellStart"/>
      <w:r w:rsidR="007931CA" w:rsidRPr="007931CA">
        <w:rPr>
          <w:rFonts w:ascii="Times New Roman" w:eastAsia="MS Mincho" w:hAnsi="Times New Roman" w:cs="Times New Roman"/>
          <w:b/>
          <w:sz w:val="18"/>
          <w:szCs w:val="18"/>
          <w:lang w:val="en-US"/>
        </w:rPr>
        <w:t>Corporación</w:t>
      </w:r>
      <w:proofErr w:type="spellEnd"/>
      <w:r w:rsidR="007931CA" w:rsidRPr="007931CA">
        <w:rPr>
          <w:rFonts w:ascii="Times New Roman" w:eastAsia="MS Mincho" w:hAnsi="Times New Roman" w:cs="Times New Roman"/>
          <w:b/>
          <w:sz w:val="18"/>
          <w:szCs w:val="18"/>
          <w:lang w:val="en-US"/>
        </w:rPr>
        <w:t xml:space="preserve"> Nacional de </w:t>
      </w:r>
      <w:proofErr w:type="spellStart"/>
      <w:r w:rsidR="007931CA" w:rsidRPr="007931CA">
        <w:rPr>
          <w:rFonts w:ascii="Times New Roman" w:eastAsia="MS Mincho" w:hAnsi="Times New Roman" w:cs="Times New Roman"/>
          <w:b/>
          <w:sz w:val="18"/>
          <w:szCs w:val="18"/>
          <w:lang w:val="en-US"/>
        </w:rPr>
        <w:t>Electricidad</w:t>
      </w:r>
      <w:proofErr w:type="spellEnd"/>
      <w:r w:rsidR="007931CA" w:rsidRPr="007931CA">
        <w:rPr>
          <w:rFonts w:ascii="Times New Roman" w:eastAsia="MS Mincho" w:hAnsi="Times New Roman" w:cs="Times New Roman"/>
          <w:b/>
          <w:sz w:val="18"/>
          <w:szCs w:val="18"/>
          <w:lang w:val="en-US"/>
        </w:rPr>
        <w:t xml:space="preserve"> CNEL E.P. E</w:t>
      </w:r>
      <w:r w:rsidR="007931CA">
        <w:rPr>
          <w:rFonts w:ascii="Times New Roman" w:eastAsia="MS Mincho" w:hAnsi="Times New Roman" w:cs="Times New Roman"/>
          <w:b/>
          <w:sz w:val="18"/>
          <w:szCs w:val="18"/>
          <w:lang w:val="en-US"/>
        </w:rPr>
        <w:t>s</w:t>
      </w:r>
      <w:r w:rsidR="007931CA" w:rsidRPr="007931CA">
        <w:rPr>
          <w:rFonts w:ascii="Times New Roman" w:eastAsia="MS Mincho" w:hAnsi="Times New Roman" w:cs="Times New Roman"/>
          <w:b/>
          <w:sz w:val="18"/>
          <w:szCs w:val="18"/>
          <w:lang w:val="en-US"/>
        </w:rPr>
        <w:t>merald</w:t>
      </w:r>
      <w:r w:rsidR="007931CA">
        <w:rPr>
          <w:rFonts w:ascii="Times New Roman" w:eastAsia="MS Mincho" w:hAnsi="Times New Roman" w:cs="Times New Roman"/>
          <w:b/>
          <w:sz w:val="18"/>
          <w:szCs w:val="18"/>
          <w:lang w:val="en-US"/>
        </w:rPr>
        <w:t>as</w:t>
      </w:r>
      <w:r w:rsidR="007931CA" w:rsidRPr="007931CA">
        <w:rPr>
          <w:rFonts w:ascii="Times New Roman" w:eastAsia="MS Mincho" w:hAnsi="Times New Roman" w:cs="Times New Roman"/>
          <w:b/>
          <w:sz w:val="18"/>
          <w:szCs w:val="18"/>
          <w:lang w:val="en-US"/>
        </w:rPr>
        <w:t xml:space="preserve">. The methodology </w:t>
      </w:r>
      <w:r w:rsidR="00D15DD4">
        <w:rPr>
          <w:rFonts w:ascii="Times New Roman" w:eastAsia="MS Mincho" w:hAnsi="Times New Roman" w:cs="Times New Roman"/>
          <w:b/>
          <w:sz w:val="18"/>
          <w:szCs w:val="18"/>
          <w:lang w:val="en-US"/>
        </w:rPr>
        <w:t>uses</w:t>
      </w:r>
      <w:r w:rsidR="007931CA" w:rsidRPr="007931CA">
        <w:rPr>
          <w:rFonts w:ascii="Times New Roman" w:eastAsia="MS Mincho" w:hAnsi="Times New Roman" w:cs="Times New Roman"/>
          <w:b/>
          <w:sz w:val="18"/>
          <w:szCs w:val="18"/>
          <w:lang w:val="en-US"/>
        </w:rPr>
        <w:t xml:space="preserve"> devices with Internet of Things (IoT) for the collect</w:t>
      </w:r>
      <w:r w:rsidR="00D15DD4">
        <w:rPr>
          <w:rFonts w:ascii="Times New Roman" w:eastAsia="MS Mincho" w:hAnsi="Times New Roman" w:cs="Times New Roman"/>
          <w:b/>
          <w:sz w:val="18"/>
          <w:szCs w:val="18"/>
          <w:lang w:val="en-US"/>
        </w:rPr>
        <w:t xml:space="preserve">ion of current, voltage, and power </w:t>
      </w:r>
      <w:r w:rsidR="007931CA" w:rsidRPr="007931CA">
        <w:rPr>
          <w:rFonts w:ascii="Times New Roman" w:eastAsia="MS Mincho" w:hAnsi="Times New Roman" w:cs="Times New Roman"/>
          <w:b/>
          <w:sz w:val="18"/>
          <w:szCs w:val="18"/>
          <w:lang w:val="en-US"/>
        </w:rPr>
        <w:t xml:space="preserve">data. This information </w:t>
      </w:r>
      <w:r w:rsidR="007931CA">
        <w:rPr>
          <w:rFonts w:ascii="Times New Roman" w:eastAsia="MS Mincho" w:hAnsi="Times New Roman" w:cs="Times New Roman"/>
          <w:b/>
          <w:sz w:val="18"/>
          <w:szCs w:val="18"/>
          <w:lang w:val="en-US"/>
        </w:rPr>
        <w:t>is sent to the database in a</w:t>
      </w:r>
      <w:r w:rsidR="007931CA" w:rsidRPr="007931CA">
        <w:rPr>
          <w:rFonts w:ascii="Times New Roman" w:eastAsia="MS Mincho" w:hAnsi="Times New Roman" w:cs="Times New Roman"/>
          <w:b/>
          <w:sz w:val="18"/>
          <w:szCs w:val="18"/>
          <w:lang w:val="en-US"/>
        </w:rPr>
        <w:t xml:space="preserve"> web server</w:t>
      </w:r>
      <w:r w:rsidR="007931CA">
        <w:rPr>
          <w:rFonts w:ascii="Times New Roman" w:eastAsia="MS Mincho" w:hAnsi="Times New Roman" w:cs="Times New Roman"/>
          <w:b/>
          <w:sz w:val="18"/>
          <w:szCs w:val="18"/>
          <w:lang w:val="en-US"/>
        </w:rPr>
        <w:t xml:space="preserve"> concentrator</w:t>
      </w:r>
      <w:r w:rsidR="007931CA" w:rsidRPr="007931CA">
        <w:rPr>
          <w:rFonts w:ascii="Times New Roman" w:eastAsia="MS Mincho" w:hAnsi="Times New Roman" w:cs="Times New Roman"/>
          <w:b/>
          <w:sz w:val="18"/>
          <w:szCs w:val="18"/>
          <w:lang w:val="en-US"/>
        </w:rPr>
        <w:t xml:space="preserve"> node. The measurement system is made up of non-invasive current sensors connected to a three-channel</w:t>
      </w:r>
      <w:r w:rsidR="007931CA">
        <w:rPr>
          <w:rFonts w:ascii="Times New Roman" w:eastAsia="MS Mincho" w:hAnsi="Times New Roman" w:cs="Times New Roman"/>
          <w:b/>
          <w:sz w:val="18"/>
          <w:szCs w:val="18"/>
          <w:lang w:val="en-US"/>
        </w:rPr>
        <w:t xml:space="preserve"> IoT Smart </w:t>
      </w:r>
      <w:r w:rsidR="007931CA" w:rsidRPr="007931CA">
        <w:rPr>
          <w:rFonts w:ascii="Times New Roman" w:eastAsia="MS Mincho" w:hAnsi="Times New Roman" w:cs="Times New Roman"/>
          <w:b/>
          <w:sz w:val="18"/>
          <w:szCs w:val="18"/>
          <w:lang w:val="en-US"/>
        </w:rPr>
        <w:t>Metering Node (</w:t>
      </w:r>
      <w:r w:rsidR="007931CA">
        <w:rPr>
          <w:rFonts w:ascii="Times New Roman" w:eastAsia="MS Mincho" w:hAnsi="Times New Roman" w:cs="Times New Roman"/>
          <w:b/>
          <w:sz w:val="18"/>
          <w:szCs w:val="18"/>
          <w:lang w:val="en-US"/>
        </w:rPr>
        <w:t>SMN</w:t>
      </w:r>
      <w:r w:rsidR="007931CA" w:rsidRPr="007931CA">
        <w:rPr>
          <w:rFonts w:ascii="Times New Roman" w:eastAsia="MS Mincho" w:hAnsi="Times New Roman" w:cs="Times New Roman"/>
          <w:b/>
          <w:sz w:val="18"/>
          <w:szCs w:val="18"/>
          <w:lang w:val="en-US"/>
        </w:rPr>
        <w:t xml:space="preserve">). The </w:t>
      </w:r>
      <w:r w:rsidR="007931CA">
        <w:rPr>
          <w:rFonts w:ascii="Times New Roman" w:eastAsia="MS Mincho" w:hAnsi="Times New Roman" w:cs="Times New Roman"/>
          <w:b/>
          <w:sz w:val="18"/>
          <w:szCs w:val="18"/>
          <w:lang w:val="en-US"/>
        </w:rPr>
        <w:t>SMN</w:t>
      </w:r>
      <w:r w:rsidR="007931CA" w:rsidRPr="007931CA">
        <w:rPr>
          <w:rFonts w:ascii="Times New Roman" w:eastAsia="MS Mincho" w:hAnsi="Times New Roman" w:cs="Times New Roman"/>
          <w:b/>
          <w:sz w:val="18"/>
          <w:szCs w:val="18"/>
          <w:lang w:val="en-US"/>
        </w:rPr>
        <w:t xml:space="preserve"> uses a wireless communication </w:t>
      </w:r>
      <w:r w:rsidR="00D15DD4">
        <w:rPr>
          <w:rFonts w:ascii="Times New Roman" w:eastAsia="MS Mincho" w:hAnsi="Times New Roman" w:cs="Times New Roman"/>
          <w:b/>
          <w:sz w:val="18"/>
          <w:szCs w:val="18"/>
          <w:lang w:val="en-US"/>
        </w:rPr>
        <w:t>transceiver</w:t>
      </w:r>
      <w:r w:rsidR="007931CA" w:rsidRPr="007931CA">
        <w:rPr>
          <w:rFonts w:ascii="Times New Roman" w:eastAsia="MS Mincho" w:hAnsi="Times New Roman" w:cs="Times New Roman"/>
          <w:b/>
          <w:sz w:val="18"/>
          <w:szCs w:val="18"/>
          <w:lang w:val="en-US"/>
        </w:rPr>
        <w:t xml:space="preserve"> with LoRa protocol to transmi</w:t>
      </w:r>
      <w:r w:rsidR="007931CA">
        <w:rPr>
          <w:rFonts w:ascii="Times New Roman" w:eastAsia="MS Mincho" w:hAnsi="Times New Roman" w:cs="Times New Roman"/>
          <w:b/>
          <w:sz w:val="18"/>
          <w:szCs w:val="18"/>
          <w:lang w:val="en-US"/>
        </w:rPr>
        <w:t>t data from the meter to the concentrator</w:t>
      </w:r>
      <w:r w:rsidR="007931CA" w:rsidRPr="007931CA">
        <w:rPr>
          <w:rFonts w:ascii="Times New Roman" w:eastAsia="MS Mincho" w:hAnsi="Times New Roman" w:cs="Times New Roman"/>
          <w:b/>
          <w:sz w:val="18"/>
          <w:szCs w:val="18"/>
          <w:lang w:val="en-US"/>
        </w:rPr>
        <w:t xml:space="preserve">. The </w:t>
      </w:r>
      <w:r w:rsidR="007931CA">
        <w:rPr>
          <w:rFonts w:ascii="Times New Roman" w:eastAsia="MS Mincho" w:hAnsi="Times New Roman" w:cs="Times New Roman"/>
          <w:b/>
          <w:sz w:val="18"/>
          <w:szCs w:val="18"/>
          <w:lang w:val="en-US"/>
        </w:rPr>
        <w:t>concentrator</w:t>
      </w:r>
      <w:r w:rsidR="007931CA" w:rsidRPr="007931CA">
        <w:rPr>
          <w:rFonts w:ascii="Times New Roman" w:eastAsia="MS Mincho" w:hAnsi="Times New Roman" w:cs="Times New Roman"/>
          <w:b/>
          <w:sz w:val="18"/>
          <w:szCs w:val="18"/>
          <w:lang w:val="en-US"/>
        </w:rPr>
        <w:t xml:space="preserve"> is a web server that receives information from IoT devices through a mesh topology wireless sensor network</w:t>
      </w:r>
      <w:r w:rsidR="007931CA">
        <w:rPr>
          <w:rFonts w:ascii="Times New Roman" w:eastAsia="MS Mincho" w:hAnsi="Times New Roman" w:cs="Times New Roman"/>
          <w:b/>
          <w:sz w:val="18"/>
          <w:szCs w:val="18"/>
          <w:lang w:val="en-US"/>
        </w:rPr>
        <w:t xml:space="preserve"> (WSN). The measurements </w:t>
      </w:r>
      <w:r w:rsidR="007931CA" w:rsidRPr="007931CA">
        <w:rPr>
          <w:rFonts w:ascii="Times New Roman" w:eastAsia="MS Mincho" w:hAnsi="Times New Roman" w:cs="Times New Roman"/>
          <w:b/>
          <w:sz w:val="18"/>
          <w:szCs w:val="18"/>
          <w:lang w:val="en-US"/>
        </w:rPr>
        <w:t xml:space="preserve">are presented in a user interface developed using the </w:t>
      </w:r>
      <w:proofErr w:type="spellStart"/>
      <w:r w:rsidR="007931CA" w:rsidRPr="007931CA">
        <w:rPr>
          <w:rFonts w:ascii="Times New Roman" w:eastAsia="MS Mincho" w:hAnsi="Times New Roman" w:cs="Times New Roman"/>
          <w:b/>
          <w:sz w:val="18"/>
          <w:szCs w:val="18"/>
          <w:lang w:val="en-US"/>
        </w:rPr>
        <w:t>NodeRED</w:t>
      </w:r>
      <w:proofErr w:type="spellEnd"/>
      <w:r w:rsidR="007931CA" w:rsidRPr="007931CA">
        <w:rPr>
          <w:rFonts w:ascii="Times New Roman" w:eastAsia="MS Mincho" w:hAnsi="Times New Roman" w:cs="Times New Roman"/>
          <w:b/>
          <w:sz w:val="18"/>
          <w:szCs w:val="18"/>
          <w:lang w:val="en-US"/>
        </w:rPr>
        <w:t xml:space="preserve"> tool. In this work it has been shown that the reading time is in real time with a maximum delay of 500 milliseconds. The information received from the IoT </w:t>
      </w:r>
      <w:r w:rsidR="007931CA">
        <w:rPr>
          <w:rFonts w:ascii="Times New Roman" w:eastAsia="MS Mincho" w:hAnsi="Times New Roman" w:cs="Times New Roman"/>
          <w:b/>
          <w:sz w:val="18"/>
          <w:szCs w:val="18"/>
          <w:lang w:val="en-US"/>
        </w:rPr>
        <w:t xml:space="preserve">SMN </w:t>
      </w:r>
      <w:r w:rsidR="007931CA" w:rsidRPr="007931CA">
        <w:rPr>
          <w:rFonts w:ascii="Times New Roman" w:eastAsia="MS Mincho" w:hAnsi="Times New Roman" w:cs="Times New Roman"/>
          <w:b/>
          <w:sz w:val="18"/>
          <w:szCs w:val="18"/>
          <w:lang w:val="en-US"/>
        </w:rPr>
        <w:t xml:space="preserve">in the </w:t>
      </w:r>
      <w:r w:rsidR="007931CA">
        <w:rPr>
          <w:rFonts w:ascii="Times New Roman" w:eastAsia="MS Mincho" w:hAnsi="Times New Roman" w:cs="Times New Roman"/>
          <w:b/>
          <w:sz w:val="18"/>
          <w:szCs w:val="18"/>
          <w:lang w:val="en-US"/>
        </w:rPr>
        <w:t xml:space="preserve">concentrator </w:t>
      </w:r>
      <w:r w:rsidR="007931CA" w:rsidRPr="007931CA">
        <w:rPr>
          <w:rFonts w:ascii="Times New Roman" w:eastAsia="MS Mincho" w:hAnsi="Times New Roman" w:cs="Times New Roman"/>
          <w:b/>
          <w:sz w:val="18"/>
          <w:szCs w:val="18"/>
          <w:lang w:val="en-US"/>
        </w:rPr>
        <w:t xml:space="preserve">at a limit distance is 800 meters. Resolution of measured data is 98% checked against an ION7350 digital meter to verify measurements. With the measurements obtained in the load center, it is also evident that the efficiency of the energy delivered is 95% with respect to that received. Finally, it is evident that the system can have a total autonomy without dependence on power from the 24/7 power grid, since the </w:t>
      </w:r>
      <w:r w:rsidR="007931CA">
        <w:rPr>
          <w:rFonts w:ascii="Times New Roman" w:eastAsia="MS Mincho" w:hAnsi="Times New Roman" w:cs="Times New Roman"/>
          <w:b/>
          <w:sz w:val="18"/>
          <w:szCs w:val="18"/>
          <w:lang w:val="en-US"/>
        </w:rPr>
        <w:t>I</w:t>
      </w:r>
      <w:r w:rsidR="007931CA" w:rsidRPr="007931CA">
        <w:rPr>
          <w:rFonts w:ascii="Times New Roman" w:eastAsia="MS Mincho" w:hAnsi="Times New Roman" w:cs="Times New Roman"/>
          <w:b/>
          <w:sz w:val="18"/>
          <w:szCs w:val="18"/>
          <w:lang w:val="en-US"/>
        </w:rPr>
        <w:t xml:space="preserve">oT </w:t>
      </w:r>
      <w:r w:rsidR="007931CA">
        <w:rPr>
          <w:rFonts w:ascii="Times New Roman" w:eastAsia="MS Mincho" w:hAnsi="Times New Roman" w:cs="Times New Roman"/>
          <w:b/>
          <w:sz w:val="18"/>
          <w:szCs w:val="18"/>
          <w:lang w:val="en-US"/>
        </w:rPr>
        <w:t xml:space="preserve">SMN </w:t>
      </w:r>
      <w:r w:rsidR="007931CA" w:rsidRPr="007931CA">
        <w:rPr>
          <w:rFonts w:ascii="Times New Roman" w:eastAsia="MS Mincho" w:hAnsi="Times New Roman" w:cs="Times New Roman"/>
          <w:b/>
          <w:sz w:val="18"/>
          <w:szCs w:val="18"/>
          <w:lang w:val="en-US"/>
        </w:rPr>
        <w:t>is powered using renewable energ</w:t>
      </w:r>
      <w:r w:rsidR="007931CA">
        <w:rPr>
          <w:rFonts w:ascii="Times New Roman" w:eastAsia="MS Mincho" w:hAnsi="Times New Roman" w:cs="Times New Roman"/>
          <w:b/>
          <w:sz w:val="18"/>
          <w:szCs w:val="18"/>
          <w:lang w:val="en-US"/>
        </w:rPr>
        <w:t>y using 40W photovoltaic energy</w:t>
      </w:r>
      <w:r w:rsidR="00CC486A">
        <w:rPr>
          <w:rFonts w:ascii="Times New Roman" w:eastAsia="MS Mincho" w:hAnsi="Times New Roman" w:cs="Times New Roman"/>
          <w:b/>
          <w:sz w:val="18"/>
          <w:szCs w:val="18"/>
          <w:lang w:val="en-US"/>
        </w:rPr>
        <w:t>.</w:t>
      </w:r>
    </w:p>
    <w:p w14:paraId="08E88EFA" w14:textId="47AFAA11" w:rsidR="00FB7101" w:rsidRPr="00647BCF" w:rsidRDefault="001F3BB5" w:rsidP="004A430B">
      <w:pPr>
        <w:pStyle w:val="ListParagraph"/>
        <w:spacing w:after="0" w:line="240" w:lineRule="auto"/>
        <w:ind w:left="0"/>
        <w:contextualSpacing w:val="0"/>
        <w:jc w:val="both"/>
        <w:rPr>
          <w:rFonts w:ascii="Times New Roman" w:hAnsi="Times New Roman" w:cs="Times New Roman"/>
          <w:b/>
          <w:sz w:val="18"/>
          <w:szCs w:val="18"/>
          <w:lang w:val="en-US"/>
        </w:rPr>
      </w:pPr>
      <w:r w:rsidRPr="00647BCF">
        <w:rPr>
          <w:rFonts w:ascii="Times New Roman" w:hAnsi="Times New Roman" w:cs="Times New Roman"/>
          <w:b/>
          <w:i/>
          <w:sz w:val="18"/>
          <w:szCs w:val="18"/>
          <w:lang w:val="en-US"/>
        </w:rPr>
        <w:t>Index Terms</w:t>
      </w:r>
      <w:r w:rsidR="00F32B1C" w:rsidRPr="00F32B1C">
        <w:rPr>
          <w:rFonts w:ascii="Times New Roman" w:hAnsi="Times New Roman" w:cs="Times New Roman"/>
          <w:b/>
          <w:sz w:val="18"/>
          <w:szCs w:val="18"/>
          <w:lang w:val="pt-BR"/>
        </w:rPr>
        <w:t xml:space="preserve">— </w:t>
      </w:r>
      <w:proofErr w:type="spellStart"/>
      <w:r w:rsidR="007931CA" w:rsidRPr="00647BCF">
        <w:rPr>
          <w:rFonts w:ascii="Times New Roman" w:hAnsi="Times New Roman" w:cs="Times New Roman"/>
          <w:b/>
          <w:sz w:val="18"/>
          <w:szCs w:val="18"/>
          <w:lang w:val="en-US"/>
        </w:rPr>
        <w:t>Corporación</w:t>
      </w:r>
      <w:proofErr w:type="spellEnd"/>
      <w:r w:rsidR="007931CA" w:rsidRPr="00647BCF">
        <w:rPr>
          <w:rFonts w:ascii="Times New Roman" w:hAnsi="Times New Roman" w:cs="Times New Roman"/>
          <w:b/>
          <w:sz w:val="18"/>
          <w:szCs w:val="18"/>
          <w:lang w:val="en-US"/>
        </w:rPr>
        <w:t xml:space="preserve"> Nacional de </w:t>
      </w:r>
      <w:proofErr w:type="spellStart"/>
      <w:r w:rsidR="007931CA" w:rsidRPr="00647BCF">
        <w:rPr>
          <w:rFonts w:ascii="Times New Roman" w:hAnsi="Times New Roman" w:cs="Times New Roman"/>
          <w:b/>
          <w:sz w:val="18"/>
          <w:szCs w:val="18"/>
          <w:lang w:val="en-US"/>
        </w:rPr>
        <w:t>Electricidad</w:t>
      </w:r>
      <w:proofErr w:type="spellEnd"/>
      <w:r w:rsidR="007931CA" w:rsidRPr="00647BCF">
        <w:rPr>
          <w:rFonts w:ascii="Times New Roman" w:hAnsi="Times New Roman" w:cs="Times New Roman"/>
          <w:b/>
          <w:sz w:val="18"/>
          <w:szCs w:val="18"/>
          <w:lang w:val="en-US"/>
        </w:rPr>
        <w:t xml:space="preserve"> (CNEL E.P), Internet of Things (IoT), Smart Meter Node (SMN), </w:t>
      </w:r>
      <w:r w:rsidR="007931CA">
        <w:rPr>
          <w:rFonts w:ascii="Times New Roman" w:hAnsi="Times New Roman" w:cs="Times New Roman"/>
          <w:b/>
          <w:sz w:val="18"/>
          <w:szCs w:val="18"/>
          <w:lang w:val="en-US"/>
        </w:rPr>
        <w:t>Wireless Sensor Network (WSN)</w:t>
      </w:r>
      <w:r w:rsidR="007931CA" w:rsidRPr="00647BCF">
        <w:rPr>
          <w:rFonts w:ascii="Times New Roman" w:hAnsi="Times New Roman" w:cs="Times New Roman"/>
          <w:b/>
          <w:sz w:val="18"/>
          <w:szCs w:val="18"/>
          <w:lang w:val="en-US"/>
        </w:rPr>
        <w:t xml:space="preserve">, </w:t>
      </w:r>
      <w:proofErr w:type="spellStart"/>
      <w:proofErr w:type="gramStart"/>
      <w:r w:rsidR="007931CA" w:rsidRPr="00647BCF">
        <w:rPr>
          <w:rFonts w:ascii="Times New Roman" w:hAnsi="Times New Roman" w:cs="Times New Roman"/>
          <w:b/>
          <w:sz w:val="18"/>
          <w:szCs w:val="18"/>
          <w:lang w:val="en-US"/>
        </w:rPr>
        <w:t>NodeRED</w:t>
      </w:r>
      <w:proofErr w:type="spellEnd"/>
      <w:r w:rsidR="007931CA" w:rsidRPr="00647BCF" w:rsidDel="007931CA">
        <w:rPr>
          <w:rFonts w:ascii="Times New Roman" w:hAnsi="Times New Roman" w:cs="Times New Roman"/>
          <w:b/>
          <w:sz w:val="18"/>
          <w:szCs w:val="18"/>
          <w:lang w:val="en-US"/>
        </w:rPr>
        <w:t xml:space="preserve"> </w:t>
      </w:r>
      <w:r w:rsidR="00FB7101" w:rsidRPr="00647BCF">
        <w:rPr>
          <w:rFonts w:ascii="Times New Roman" w:hAnsi="Times New Roman" w:cs="Times New Roman"/>
          <w:b/>
          <w:sz w:val="18"/>
          <w:szCs w:val="18"/>
          <w:lang w:val="en-US"/>
        </w:rPr>
        <w:t>.</w:t>
      </w:r>
      <w:proofErr w:type="gramEnd"/>
    </w:p>
    <w:p w14:paraId="03BE332A" w14:textId="412CB89A" w:rsidR="00986BFE" w:rsidRPr="00EC7B3A" w:rsidRDefault="005974A7" w:rsidP="004A22E0">
      <w:pPr>
        <w:pStyle w:val="ListParagraph"/>
        <w:numPr>
          <w:ilvl w:val="0"/>
          <w:numId w:val="2"/>
        </w:numPr>
        <w:spacing w:before="120" w:after="80" w:line="240" w:lineRule="auto"/>
        <w:ind w:left="425" w:hanging="425"/>
        <w:contextualSpacing w:val="0"/>
        <w:jc w:val="center"/>
        <w:rPr>
          <w:rFonts w:ascii="Times New Roman" w:hAnsi="Times New Roman" w:cs="Times New Roman"/>
          <w:smallCaps/>
          <w:sz w:val="20"/>
        </w:rPr>
      </w:pPr>
      <w:r w:rsidRPr="00EC7B3A">
        <w:rPr>
          <w:rFonts w:ascii="Times New Roman" w:hAnsi="Times New Roman" w:cs="Times New Roman"/>
          <w:smallCaps/>
          <w:sz w:val="20"/>
        </w:rPr>
        <w:t>Introduc</w:t>
      </w:r>
      <w:r w:rsidR="00C70AF8" w:rsidRPr="00EC7B3A">
        <w:rPr>
          <w:rFonts w:ascii="Times New Roman" w:hAnsi="Times New Roman" w:cs="Times New Roman"/>
          <w:smallCaps/>
          <w:sz w:val="20"/>
        </w:rPr>
        <w:t>ción</w:t>
      </w:r>
    </w:p>
    <w:p w14:paraId="6D0A8787" w14:textId="34CA3A43" w:rsidR="00F32B1C" w:rsidRPr="004A22E0" w:rsidRDefault="007516BB" w:rsidP="004A22E0">
      <w:pPr>
        <w:keepNext/>
        <w:framePr w:dropCap="drop" w:lines="2" w:h="433" w:hRule="exact" w:wrap="around" w:vAnchor="text" w:hAnchor="text"/>
        <w:spacing w:after="0" w:line="433" w:lineRule="exact"/>
        <w:jc w:val="both"/>
        <w:textAlignment w:val="baseline"/>
        <w:rPr>
          <w:rFonts w:ascii="Times New Roman" w:eastAsia="Times New Roman" w:hAnsi="Times New Roman"/>
          <w:position w:val="-4"/>
          <w:sz w:val="54"/>
          <w:szCs w:val="20"/>
        </w:rPr>
      </w:pPr>
      <w:r w:rsidRPr="004A22E0">
        <w:rPr>
          <w:rFonts w:ascii="Times New Roman" w:eastAsia="Times New Roman" w:hAnsi="Times New Roman"/>
          <w:position w:val="-4"/>
          <w:sz w:val="54"/>
          <w:szCs w:val="20"/>
        </w:rPr>
        <w:t>E</w:t>
      </w:r>
    </w:p>
    <w:p w14:paraId="658A1733" w14:textId="4C4A4DDA" w:rsidR="00D15DD4" w:rsidRDefault="009E4FBB" w:rsidP="004A22E0">
      <w:pPr>
        <w:spacing w:after="60" w:line="240" w:lineRule="auto"/>
        <w:jc w:val="both"/>
        <w:rPr>
          <w:rFonts w:ascii="Times New Roman" w:hAnsi="Times New Roman" w:cs="Times New Roman"/>
          <w:sz w:val="20"/>
          <w:szCs w:val="20"/>
        </w:rPr>
      </w:pPr>
      <w:r>
        <w:rPr>
          <w:rFonts w:ascii="Times New Roman" w:eastAsia="Times New Roman" w:hAnsi="Times New Roman"/>
          <w:sz w:val="20"/>
          <w:szCs w:val="20"/>
        </w:rPr>
        <w:t>N</w:t>
      </w:r>
      <w:r w:rsidRPr="000143AD">
        <w:rPr>
          <w:rFonts w:ascii="Times New Roman" w:eastAsia="Times New Roman" w:hAnsi="Times New Roman"/>
          <w:sz w:val="20"/>
          <w:szCs w:val="20"/>
        </w:rPr>
        <w:t xml:space="preserve"> </w:t>
      </w:r>
      <w:r>
        <w:rPr>
          <w:rFonts w:ascii="Times New Roman" w:hAnsi="Times New Roman" w:cs="Times New Roman"/>
          <w:sz w:val="20"/>
          <w:szCs w:val="20"/>
        </w:rPr>
        <w:t>ECUADOR</w:t>
      </w:r>
      <w:r w:rsidRPr="00EC7B3A">
        <w:rPr>
          <w:rFonts w:ascii="Times New Roman" w:hAnsi="Times New Roman" w:cs="Times New Roman"/>
          <w:sz w:val="20"/>
          <w:szCs w:val="20"/>
        </w:rPr>
        <w:t xml:space="preserve"> </w:t>
      </w:r>
      <w:r>
        <w:rPr>
          <w:rFonts w:ascii="Times New Roman" w:hAnsi="Times New Roman" w:cs="Times New Roman"/>
          <w:sz w:val="20"/>
          <w:szCs w:val="20"/>
        </w:rPr>
        <w:t>l</w:t>
      </w:r>
      <w:r w:rsidRPr="009E4FBB">
        <w:rPr>
          <w:rFonts w:ascii="Times New Roman" w:hAnsi="Times New Roman" w:cs="Times New Roman"/>
          <w:sz w:val="20"/>
          <w:szCs w:val="20"/>
        </w:rPr>
        <w:t>a red eléctrica</w:t>
      </w:r>
      <w:r w:rsidR="00D20038">
        <w:rPr>
          <w:rFonts w:ascii="Times New Roman" w:hAnsi="Times New Roman" w:cs="Times New Roman"/>
          <w:sz w:val="20"/>
          <w:szCs w:val="20"/>
        </w:rPr>
        <w:t xml:space="preserve"> de baja y media tensión</w:t>
      </w:r>
      <w:r w:rsidRPr="009E4FBB">
        <w:rPr>
          <w:rFonts w:ascii="Times New Roman" w:hAnsi="Times New Roman" w:cs="Times New Roman"/>
          <w:sz w:val="20"/>
          <w:szCs w:val="20"/>
        </w:rPr>
        <w:t xml:space="preserve"> está compuesta princip</w:t>
      </w:r>
      <w:r w:rsidR="00D15DD4">
        <w:rPr>
          <w:rFonts w:ascii="Times New Roman" w:hAnsi="Times New Roman" w:cs="Times New Roman"/>
          <w:sz w:val="20"/>
          <w:szCs w:val="20"/>
        </w:rPr>
        <w:t>almente por</w:t>
      </w:r>
      <w:r w:rsidRPr="009E4FBB">
        <w:rPr>
          <w:rFonts w:ascii="Times New Roman" w:hAnsi="Times New Roman" w:cs="Times New Roman"/>
          <w:sz w:val="20"/>
          <w:szCs w:val="20"/>
        </w:rPr>
        <w:t xml:space="preserve"> </w:t>
      </w:r>
      <w:r w:rsidR="00D20038">
        <w:rPr>
          <w:rFonts w:ascii="Times New Roman" w:hAnsi="Times New Roman" w:cs="Times New Roman"/>
          <w:sz w:val="20"/>
          <w:szCs w:val="20"/>
        </w:rPr>
        <w:t xml:space="preserve">subestaciones con </w:t>
      </w:r>
      <w:r w:rsidRPr="009E4FBB">
        <w:rPr>
          <w:rFonts w:ascii="Times New Roman" w:hAnsi="Times New Roman" w:cs="Times New Roman"/>
          <w:sz w:val="20"/>
          <w:szCs w:val="20"/>
        </w:rPr>
        <w:t xml:space="preserve">transformadores de </w:t>
      </w:r>
      <w:r>
        <w:rPr>
          <w:rFonts w:ascii="Times New Roman" w:hAnsi="Times New Roman" w:cs="Times New Roman"/>
          <w:sz w:val="20"/>
          <w:szCs w:val="20"/>
        </w:rPr>
        <w:t>potencia de corriente alterna. En estos centros de carga se pueden medir parámetros</w:t>
      </w:r>
      <w:r w:rsidR="00D15DD4">
        <w:rPr>
          <w:rFonts w:ascii="Times New Roman" w:hAnsi="Times New Roman" w:cs="Times New Roman"/>
          <w:sz w:val="20"/>
          <w:szCs w:val="20"/>
        </w:rPr>
        <w:t xml:space="preserve"> como el umbral máximo y</w:t>
      </w:r>
      <w:r w:rsidRPr="009E4FBB">
        <w:rPr>
          <w:rFonts w:ascii="Times New Roman" w:hAnsi="Times New Roman" w:cs="Times New Roman"/>
          <w:sz w:val="20"/>
          <w:szCs w:val="20"/>
        </w:rPr>
        <w:t xml:space="preserve"> mínimo</w:t>
      </w:r>
      <w:r w:rsidR="00D15DD4">
        <w:rPr>
          <w:rFonts w:ascii="Times New Roman" w:hAnsi="Times New Roman" w:cs="Times New Roman"/>
          <w:sz w:val="20"/>
          <w:szCs w:val="20"/>
        </w:rPr>
        <w:t xml:space="preserve"> de</w:t>
      </w:r>
      <w:r w:rsidRPr="009E4FBB">
        <w:rPr>
          <w:rFonts w:ascii="Times New Roman" w:hAnsi="Times New Roman" w:cs="Times New Roman"/>
          <w:sz w:val="20"/>
          <w:szCs w:val="20"/>
        </w:rPr>
        <w:t xml:space="preserve"> voltaje alterno, corriente, factor de potencia, energí</w:t>
      </w:r>
      <w:r>
        <w:rPr>
          <w:rFonts w:ascii="Times New Roman" w:hAnsi="Times New Roman" w:cs="Times New Roman"/>
          <w:sz w:val="20"/>
          <w:szCs w:val="20"/>
        </w:rPr>
        <w:t xml:space="preserve">a activa, energía reactiva, etc. </w:t>
      </w:r>
      <w:r w:rsidR="00D15DD4">
        <w:rPr>
          <w:rFonts w:ascii="Times New Roman" w:hAnsi="Times New Roman" w:cs="Times New Roman"/>
          <w:sz w:val="20"/>
          <w:szCs w:val="20"/>
        </w:rPr>
        <w:t>establecidas</w:t>
      </w:r>
      <w:r w:rsidRPr="009E4FBB">
        <w:rPr>
          <w:rFonts w:ascii="Times New Roman" w:hAnsi="Times New Roman" w:cs="Times New Roman"/>
          <w:sz w:val="20"/>
          <w:szCs w:val="20"/>
        </w:rPr>
        <w:t xml:space="preserve"> por</w:t>
      </w:r>
      <w:r>
        <w:rPr>
          <w:rFonts w:ascii="Times New Roman" w:hAnsi="Times New Roman" w:cs="Times New Roman"/>
          <w:sz w:val="20"/>
          <w:szCs w:val="20"/>
        </w:rPr>
        <w:t xml:space="preserve"> la</w:t>
      </w:r>
      <w:r w:rsidRPr="009E4FBB">
        <w:rPr>
          <w:rFonts w:ascii="Times New Roman" w:hAnsi="Times New Roman" w:cs="Times New Roman"/>
          <w:sz w:val="20"/>
          <w:szCs w:val="20"/>
        </w:rPr>
        <w:t xml:space="preserve"> misma red de suministro. Por lo general,</w:t>
      </w:r>
      <w:r w:rsidR="00D20038">
        <w:rPr>
          <w:rFonts w:ascii="Times New Roman" w:hAnsi="Times New Roman" w:cs="Times New Roman"/>
          <w:sz w:val="20"/>
          <w:szCs w:val="20"/>
        </w:rPr>
        <w:t xml:space="preserve"> la mayoría de </w:t>
      </w:r>
      <w:r w:rsidR="00D20038" w:rsidRPr="009E4FBB">
        <w:rPr>
          <w:rFonts w:ascii="Times New Roman" w:hAnsi="Times New Roman" w:cs="Times New Roman"/>
          <w:sz w:val="20"/>
          <w:szCs w:val="20"/>
        </w:rPr>
        <w:t>estos</w:t>
      </w:r>
      <w:r w:rsidRPr="009E4FBB">
        <w:rPr>
          <w:rFonts w:ascii="Times New Roman" w:hAnsi="Times New Roman" w:cs="Times New Roman"/>
          <w:sz w:val="20"/>
          <w:szCs w:val="20"/>
        </w:rPr>
        <w:t xml:space="preserve"> transformadores no son monitoreados </w:t>
      </w:r>
      <w:r w:rsidR="00D20038">
        <w:rPr>
          <w:rFonts w:ascii="Times New Roman" w:hAnsi="Times New Roman" w:cs="Times New Roman"/>
          <w:sz w:val="20"/>
          <w:szCs w:val="20"/>
        </w:rPr>
        <w:t xml:space="preserve">en tiempo real </w:t>
      </w:r>
      <w:r w:rsidRPr="009E4FBB">
        <w:rPr>
          <w:rFonts w:ascii="Times New Roman" w:hAnsi="Times New Roman" w:cs="Times New Roman"/>
          <w:sz w:val="20"/>
          <w:szCs w:val="20"/>
        </w:rPr>
        <w:t xml:space="preserve">y no se tiene gestión ni local ni remota de sus variables. </w:t>
      </w:r>
    </w:p>
    <w:p w14:paraId="0E88A723" w14:textId="74457D3E" w:rsidR="00D15DD4" w:rsidRDefault="00D15DD4" w:rsidP="00647BCF">
      <w:pPr>
        <w:spacing w:after="60" w:line="240" w:lineRule="auto"/>
        <w:ind w:firstLine="284"/>
        <w:jc w:val="both"/>
        <w:rPr>
          <w:rFonts w:ascii="Times New Roman" w:hAnsi="Times New Roman" w:cs="Times New Roman"/>
          <w:sz w:val="20"/>
          <w:szCs w:val="20"/>
        </w:rPr>
      </w:pPr>
      <w:r>
        <w:rPr>
          <w:rFonts w:ascii="Times New Roman" w:hAnsi="Times New Roman" w:cs="Times New Roman"/>
          <w:sz w:val="20"/>
          <w:szCs w:val="20"/>
        </w:rPr>
        <w:t>Por otro lado, l</w:t>
      </w:r>
      <w:r w:rsidRPr="00D15DD4">
        <w:rPr>
          <w:rFonts w:ascii="Times New Roman" w:hAnsi="Times New Roman" w:cs="Times New Roman"/>
          <w:sz w:val="20"/>
          <w:szCs w:val="20"/>
        </w:rPr>
        <w:t xml:space="preserve">a tecnología </w:t>
      </w:r>
      <w:r>
        <w:rPr>
          <w:rFonts w:ascii="Times New Roman" w:hAnsi="Times New Roman" w:cs="Times New Roman"/>
          <w:sz w:val="20"/>
          <w:szCs w:val="20"/>
        </w:rPr>
        <w:t>está ayudando a la humanidad conectar todo tipo de dispositivo</w:t>
      </w:r>
      <w:r w:rsidRPr="00D15DD4">
        <w:rPr>
          <w:rFonts w:ascii="Times New Roman" w:hAnsi="Times New Roman" w:cs="Times New Roman"/>
          <w:sz w:val="20"/>
          <w:szCs w:val="20"/>
        </w:rPr>
        <w:t xml:space="preserve"> a través del internet</w:t>
      </w:r>
      <w:r>
        <w:rPr>
          <w:rFonts w:ascii="Times New Roman" w:hAnsi="Times New Roman" w:cs="Times New Roman"/>
          <w:sz w:val="20"/>
          <w:szCs w:val="20"/>
        </w:rPr>
        <w:t xml:space="preserve"> de las cosas (</w:t>
      </w:r>
      <w:proofErr w:type="spellStart"/>
      <w:r>
        <w:rPr>
          <w:rFonts w:ascii="Times New Roman" w:hAnsi="Times New Roman" w:cs="Times New Roman"/>
          <w:sz w:val="20"/>
          <w:szCs w:val="20"/>
        </w:rPr>
        <w:t>IdC</w:t>
      </w:r>
      <w:proofErr w:type="spellEnd"/>
      <w:r>
        <w:rPr>
          <w:rFonts w:ascii="Times New Roman" w:hAnsi="Times New Roman" w:cs="Times New Roman"/>
          <w:sz w:val="20"/>
          <w:szCs w:val="20"/>
        </w:rPr>
        <w:t>)</w:t>
      </w:r>
      <w:r w:rsidRPr="00D15DD4">
        <w:rPr>
          <w:rFonts w:ascii="Times New Roman" w:hAnsi="Times New Roman" w:cs="Times New Roman"/>
          <w:sz w:val="20"/>
          <w:szCs w:val="20"/>
        </w:rPr>
        <w:t xml:space="preserve">. </w:t>
      </w:r>
      <w:r>
        <w:rPr>
          <w:rFonts w:ascii="Times New Roman" w:hAnsi="Times New Roman" w:cs="Times New Roman"/>
          <w:sz w:val="20"/>
          <w:szCs w:val="20"/>
        </w:rPr>
        <w:t>E</w:t>
      </w:r>
      <w:r w:rsidRPr="00D15DD4">
        <w:rPr>
          <w:rFonts w:ascii="Times New Roman" w:hAnsi="Times New Roman" w:cs="Times New Roman"/>
          <w:sz w:val="20"/>
          <w:szCs w:val="20"/>
        </w:rPr>
        <w:t xml:space="preserve">stos avances solo se pueden lograr si los componentes de </w:t>
      </w:r>
      <w:proofErr w:type="spellStart"/>
      <w:r w:rsidRPr="00D15DD4">
        <w:rPr>
          <w:rFonts w:ascii="Times New Roman" w:hAnsi="Times New Roman" w:cs="Times New Roman"/>
          <w:sz w:val="20"/>
          <w:szCs w:val="20"/>
        </w:rPr>
        <w:t>I</w:t>
      </w:r>
      <w:r w:rsidR="00C75E78">
        <w:rPr>
          <w:rFonts w:ascii="Times New Roman" w:hAnsi="Times New Roman" w:cs="Times New Roman"/>
          <w:sz w:val="20"/>
          <w:szCs w:val="20"/>
        </w:rPr>
        <w:t>dC</w:t>
      </w:r>
      <w:proofErr w:type="spellEnd"/>
      <w:r w:rsidRPr="00D15DD4">
        <w:rPr>
          <w:rFonts w:ascii="Times New Roman" w:hAnsi="Times New Roman" w:cs="Times New Roman"/>
          <w:sz w:val="20"/>
          <w:szCs w:val="20"/>
        </w:rPr>
        <w:t xml:space="preserve"> pueden controlarse dinámicamente de un extremo a otro en objetos heterogéneos, tecnologías de transmisión y arquitecturas de redes. </w:t>
      </w:r>
    </w:p>
    <w:p w14:paraId="745751FE" w14:textId="77777777" w:rsidR="00D15DD4" w:rsidRPr="00417E0B" w:rsidRDefault="00D15DD4" w:rsidP="00D15DD4">
      <w:pPr>
        <w:pBdr>
          <w:bottom w:val="single" w:sz="4" w:space="1" w:color="auto"/>
        </w:pBdr>
        <w:spacing w:after="0" w:line="240" w:lineRule="auto"/>
        <w:ind w:right="3343"/>
        <w:jc w:val="both"/>
        <w:rPr>
          <w:rFonts w:ascii="Times New Roman" w:hAnsi="Times New Roman" w:cs="Times New Roman"/>
          <w:sz w:val="16"/>
          <w:szCs w:val="16"/>
        </w:rPr>
      </w:pPr>
    </w:p>
    <w:p w14:paraId="54F178C1" w14:textId="450D7719" w:rsidR="00D15DD4" w:rsidRPr="00417E0B" w:rsidRDefault="00C75E78" w:rsidP="00D15DD4">
      <w:pPr>
        <w:pStyle w:val="Affiliation"/>
        <w:jc w:val="both"/>
        <w:rPr>
          <w:sz w:val="16"/>
          <w:szCs w:val="16"/>
          <w:lang w:val="es-ES"/>
        </w:rPr>
      </w:pPr>
      <w:r>
        <w:rPr>
          <w:rFonts w:eastAsia="MS Mincho"/>
          <w:sz w:val="16"/>
          <w:szCs w:val="16"/>
          <w:lang w:val="es-ES"/>
        </w:rPr>
        <w:t>Alfonso A</w:t>
      </w:r>
      <w:r w:rsidR="00D15DD4" w:rsidRPr="00417E0B">
        <w:rPr>
          <w:rFonts w:eastAsia="MS Mincho"/>
          <w:sz w:val="16"/>
          <w:szCs w:val="16"/>
          <w:lang w:val="es-ES"/>
        </w:rPr>
        <w:t xml:space="preserve">. </w:t>
      </w:r>
      <w:r>
        <w:rPr>
          <w:rFonts w:eastAsia="MS Mincho"/>
          <w:sz w:val="16"/>
          <w:szCs w:val="16"/>
          <w:lang w:val="es-ES"/>
        </w:rPr>
        <w:t>Marchan-Loor</w:t>
      </w:r>
      <w:r w:rsidR="00D15DD4" w:rsidRPr="00417E0B">
        <w:rPr>
          <w:rFonts w:eastAsia="MS Mincho"/>
          <w:sz w:val="16"/>
          <w:szCs w:val="16"/>
          <w:lang w:val="es-ES"/>
        </w:rPr>
        <w:t xml:space="preserve">, </w:t>
      </w:r>
      <w:r w:rsidR="00A30337">
        <w:rPr>
          <w:rFonts w:eastAsia="MS Mincho"/>
          <w:sz w:val="16"/>
          <w:szCs w:val="16"/>
          <w:lang w:val="es-ES"/>
        </w:rPr>
        <w:t xml:space="preserve">Pontificia Universidad Católica del Ecuador Sede Esmeraldas </w:t>
      </w:r>
      <w:r>
        <w:rPr>
          <w:rFonts w:eastAsia="MS Mincho"/>
          <w:sz w:val="16"/>
          <w:szCs w:val="16"/>
          <w:lang w:val="es-ES"/>
        </w:rPr>
        <w:t>PUCESE</w:t>
      </w:r>
      <w:r w:rsidR="00D15DD4" w:rsidRPr="00417E0B">
        <w:rPr>
          <w:rFonts w:eastAsia="MS Mincho"/>
          <w:sz w:val="16"/>
          <w:szCs w:val="16"/>
          <w:lang w:val="es-ES"/>
        </w:rPr>
        <w:t xml:space="preserve">, </w:t>
      </w:r>
      <w:r>
        <w:rPr>
          <w:rFonts w:eastAsia="MS Mincho"/>
          <w:sz w:val="16"/>
          <w:szCs w:val="16"/>
          <w:lang w:val="es-ES"/>
        </w:rPr>
        <w:t>Maestría en Electricidad</w:t>
      </w:r>
      <w:r w:rsidR="00D15DD4" w:rsidRPr="00417E0B">
        <w:rPr>
          <w:rFonts w:eastAsia="MS Mincho"/>
          <w:sz w:val="16"/>
          <w:szCs w:val="16"/>
          <w:lang w:val="es-ES"/>
        </w:rPr>
        <w:t xml:space="preserve">, </w:t>
      </w:r>
      <w:r w:rsidR="00A30337" w:rsidRPr="00A30337">
        <w:rPr>
          <w:rFonts w:eastAsia="MS Mincho"/>
          <w:sz w:val="16"/>
          <w:szCs w:val="16"/>
          <w:lang w:val="es-ES"/>
        </w:rPr>
        <w:t>Calle Espejo y subida a Santa Cruz</w:t>
      </w:r>
      <w:r w:rsidR="00D15DD4" w:rsidRPr="00417E0B">
        <w:rPr>
          <w:rFonts w:eastAsia="MS Mincho"/>
          <w:sz w:val="16"/>
          <w:szCs w:val="16"/>
          <w:lang w:val="es-ES"/>
        </w:rPr>
        <w:t xml:space="preserve">, </w:t>
      </w:r>
      <w:r>
        <w:rPr>
          <w:rFonts w:eastAsia="MS Mincho"/>
          <w:sz w:val="16"/>
          <w:szCs w:val="16"/>
          <w:lang w:val="es-ES"/>
        </w:rPr>
        <w:t>Esmeraldas</w:t>
      </w:r>
      <w:r w:rsidR="00D15DD4" w:rsidRPr="00417E0B">
        <w:rPr>
          <w:rFonts w:eastAsia="MS Mincho"/>
          <w:sz w:val="16"/>
          <w:szCs w:val="16"/>
          <w:lang w:val="es-ES"/>
        </w:rPr>
        <w:t xml:space="preserve">, </w:t>
      </w:r>
      <w:r>
        <w:rPr>
          <w:rFonts w:eastAsia="MS Mincho"/>
          <w:sz w:val="16"/>
          <w:szCs w:val="16"/>
          <w:lang w:val="es-ES"/>
        </w:rPr>
        <w:t>Ecuador</w:t>
      </w:r>
      <w:r w:rsidR="00D15DD4" w:rsidRPr="00417E0B">
        <w:rPr>
          <w:rFonts w:eastAsia="MS Mincho"/>
          <w:sz w:val="16"/>
          <w:szCs w:val="16"/>
          <w:lang w:val="es-ES"/>
        </w:rPr>
        <w:t>, (</w:t>
      </w:r>
      <w:r w:rsidR="00A30337">
        <w:rPr>
          <w:sz w:val="16"/>
          <w:szCs w:val="16"/>
          <w:lang w:val="es-ES"/>
        </w:rPr>
        <w:t>aamarchan@pucese.edu.ec</w:t>
      </w:r>
      <w:r w:rsidR="00D15DD4" w:rsidRPr="00417E0B">
        <w:rPr>
          <w:sz w:val="16"/>
          <w:szCs w:val="16"/>
          <w:lang w:val="es-ES"/>
        </w:rPr>
        <w:t>)</w:t>
      </w:r>
      <w:r w:rsidR="00D15DD4">
        <w:rPr>
          <w:sz w:val="16"/>
          <w:szCs w:val="16"/>
          <w:lang w:val="es-ES"/>
        </w:rPr>
        <w:t>.</w:t>
      </w:r>
    </w:p>
    <w:p w14:paraId="01344D2F" w14:textId="309EC756" w:rsidR="00C75E78" w:rsidRPr="00417E0B" w:rsidRDefault="00C75E78" w:rsidP="00C75E78">
      <w:pPr>
        <w:pStyle w:val="Affiliation"/>
        <w:jc w:val="both"/>
        <w:rPr>
          <w:sz w:val="16"/>
          <w:szCs w:val="16"/>
          <w:lang w:val="es-ES"/>
        </w:rPr>
      </w:pPr>
      <w:r w:rsidRPr="00417E0B">
        <w:rPr>
          <w:rFonts w:eastAsia="MS Mincho"/>
          <w:sz w:val="16"/>
          <w:szCs w:val="16"/>
          <w:lang w:val="es-ES"/>
        </w:rPr>
        <w:t xml:space="preserve">Héctor F. Chinchero, </w:t>
      </w:r>
      <w:r>
        <w:rPr>
          <w:rFonts w:eastAsia="MS Mincho"/>
          <w:sz w:val="16"/>
          <w:szCs w:val="16"/>
          <w:lang w:val="es-ES"/>
        </w:rPr>
        <w:t>PUCESE Maestría en Electricidad</w:t>
      </w:r>
      <w:r w:rsidRPr="00417E0B">
        <w:rPr>
          <w:rFonts w:eastAsia="MS Mincho"/>
          <w:sz w:val="16"/>
          <w:szCs w:val="16"/>
          <w:lang w:val="es-ES"/>
        </w:rPr>
        <w:t>,</w:t>
      </w:r>
      <w:r w:rsidR="00A30337" w:rsidRPr="00A30337">
        <w:rPr>
          <w:rFonts w:eastAsia="MS Mincho"/>
          <w:sz w:val="16"/>
          <w:szCs w:val="16"/>
          <w:lang w:val="es-ES"/>
        </w:rPr>
        <w:t xml:space="preserve"> </w:t>
      </w:r>
      <w:r w:rsidR="00A30337" w:rsidRPr="004F4BF2">
        <w:rPr>
          <w:rFonts w:eastAsia="MS Mincho"/>
          <w:sz w:val="16"/>
          <w:szCs w:val="16"/>
          <w:lang w:val="es-ES"/>
        </w:rPr>
        <w:t>Calle Espejo y subida a Santa Cruz</w:t>
      </w:r>
      <w:r w:rsidR="00A30337">
        <w:rPr>
          <w:rFonts w:eastAsia="MS Mincho"/>
          <w:sz w:val="16"/>
          <w:szCs w:val="16"/>
          <w:lang w:val="es-ES"/>
        </w:rPr>
        <w:t xml:space="preserve">, </w:t>
      </w:r>
      <w:r>
        <w:rPr>
          <w:rFonts w:eastAsia="MS Mincho"/>
          <w:sz w:val="16"/>
          <w:szCs w:val="16"/>
          <w:lang w:val="es-ES"/>
        </w:rPr>
        <w:t>Esmeraldas</w:t>
      </w:r>
      <w:r w:rsidRPr="00417E0B">
        <w:rPr>
          <w:rFonts w:eastAsia="MS Mincho"/>
          <w:sz w:val="16"/>
          <w:szCs w:val="16"/>
          <w:lang w:val="es-ES"/>
        </w:rPr>
        <w:t xml:space="preserve">, </w:t>
      </w:r>
      <w:r>
        <w:rPr>
          <w:rFonts w:eastAsia="MS Mincho"/>
          <w:sz w:val="16"/>
          <w:szCs w:val="16"/>
          <w:lang w:val="es-ES"/>
        </w:rPr>
        <w:t>Ecuador</w:t>
      </w:r>
      <w:r w:rsidRPr="00417E0B">
        <w:rPr>
          <w:rFonts w:eastAsia="MS Mincho"/>
          <w:sz w:val="16"/>
          <w:szCs w:val="16"/>
          <w:lang w:val="es-ES"/>
        </w:rPr>
        <w:t>, (</w:t>
      </w:r>
      <w:r>
        <w:rPr>
          <w:sz w:val="16"/>
          <w:szCs w:val="16"/>
          <w:lang w:val="es-ES"/>
        </w:rPr>
        <w:t>hfchinchero</w:t>
      </w:r>
      <w:r w:rsidRPr="00417E0B">
        <w:rPr>
          <w:sz w:val="16"/>
          <w:szCs w:val="16"/>
          <w:lang w:val="es-ES"/>
        </w:rPr>
        <w:t>@</w:t>
      </w:r>
      <w:r>
        <w:rPr>
          <w:sz w:val="16"/>
          <w:szCs w:val="16"/>
          <w:lang w:val="es-ES"/>
        </w:rPr>
        <w:t>pucese.edu.ec</w:t>
      </w:r>
      <w:r w:rsidRPr="00417E0B">
        <w:rPr>
          <w:sz w:val="16"/>
          <w:szCs w:val="16"/>
          <w:lang w:val="es-ES"/>
        </w:rPr>
        <w:t>)</w:t>
      </w:r>
      <w:r>
        <w:rPr>
          <w:sz w:val="16"/>
          <w:szCs w:val="16"/>
          <w:lang w:val="es-ES"/>
        </w:rPr>
        <w:t>.</w:t>
      </w:r>
    </w:p>
    <w:p w14:paraId="2DC5148D" w14:textId="689BE791" w:rsidR="00D15DD4" w:rsidRDefault="00D15DD4" w:rsidP="00D15DD4">
      <w:pPr>
        <w:pStyle w:val="Affiliation"/>
        <w:jc w:val="both"/>
        <w:rPr>
          <w:i/>
          <w:iCs/>
          <w:sz w:val="16"/>
          <w:szCs w:val="16"/>
          <w:lang w:val="pt-BR"/>
        </w:rPr>
      </w:pPr>
      <w:r>
        <w:rPr>
          <w:i/>
          <w:iCs/>
          <w:sz w:val="16"/>
          <w:szCs w:val="16"/>
          <w:lang w:val="pt-BR"/>
        </w:rPr>
        <w:t>Corresponding author: Alfonso A. Marchan-Loor.</w:t>
      </w:r>
    </w:p>
    <w:p w14:paraId="6880EF8F" w14:textId="7EE4A345" w:rsidR="006A78BE" w:rsidRPr="00EC7B3A" w:rsidRDefault="00C75E78" w:rsidP="00647BCF">
      <w:pPr>
        <w:spacing w:after="60" w:line="240" w:lineRule="auto"/>
        <w:ind w:firstLine="284"/>
        <w:jc w:val="both"/>
        <w:rPr>
          <w:rFonts w:ascii="Times New Roman" w:hAnsi="Times New Roman" w:cs="Times New Roman"/>
          <w:sz w:val="20"/>
          <w:szCs w:val="20"/>
        </w:rPr>
      </w:pPr>
      <w:r>
        <w:rPr>
          <w:rFonts w:ascii="Times New Roman" w:hAnsi="Times New Roman" w:cs="Times New Roman"/>
          <w:sz w:val="20"/>
          <w:szCs w:val="20"/>
        </w:rPr>
        <w:t xml:space="preserve">Actualmente se pueden encontrar sistemas que implementan </w:t>
      </w:r>
      <w:r w:rsidR="009E4FBB" w:rsidRPr="009E4FBB">
        <w:rPr>
          <w:rFonts w:ascii="Times New Roman" w:hAnsi="Times New Roman" w:cs="Times New Roman"/>
          <w:sz w:val="20"/>
          <w:szCs w:val="20"/>
        </w:rPr>
        <w:t>proceso</w:t>
      </w:r>
      <w:r>
        <w:rPr>
          <w:rFonts w:ascii="Times New Roman" w:hAnsi="Times New Roman" w:cs="Times New Roman"/>
          <w:sz w:val="20"/>
          <w:szCs w:val="20"/>
        </w:rPr>
        <w:t>s</w:t>
      </w:r>
      <w:r w:rsidR="009E4FBB" w:rsidRPr="009E4FBB">
        <w:rPr>
          <w:rFonts w:ascii="Times New Roman" w:hAnsi="Times New Roman" w:cs="Times New Roman"/>
          <w:sz w:val="20"/>
          <w:szCs w:val="20"/>
        </w:rPr>
        <w:t xml:space="preserve"> de medición telemétrica apoyado</w:t>
      </w:r>
      <w:r>
        <w:rPr>
          <w:rFonts w:ascii="Times New Roman" w:hAnsi="Times New Roman" w:cs="Times New Roman"/>
          <w:sz w:val="20"/>
          <w:szCs w:val="20"/>
        </w:rPr>
        <w:t>s</w:t>
      </w:r>
      <w:r w:rsidR="009E4FBB" w:rsidRPr="009E4FBB">
        <w:rPr>
          <w:rFonts w:ascii="Times New Roman" w:hAnsi="Times New Roman" w:cs="Times New Roman"/>
          <w:sz w:val="20"/>
          <w:szCs w:val="20"/>
        </w:rPr>
        <w:t xml:space="preserve"> en </w:t>
      </w:r>
      <w:proofErr w:type="spellStart"/>
      <w:r>
        <w:rPr>
          <w:rFonts w:ascii="Times New Roman" w:hAnsi="Times New Roman" w:cs="Times New Roman"/>
          <w:sz w:val="20"/>
          <w:szCs w:val="20"/>
        </w:rPr>
        <w:t>IdC</w:t>
      </w:r>
      <w:proofErr w:type="spellEnd"/>
      <w:r>
        <w:rPr>
          <w:rFonts w:ascii="Times New Roman" w:hAnsi="Times New Roman" w:cs="Times New Roman"/>
          <w:sz w:val="20"/>
          <w:szCs w:val="20"/>
        </w:rPr>
        <w:t xml:space="preserve"> </w:t>
      </w:r>
      <w:r w:rsidR="009E4FBB" w:rsidRPr="009E4FBB">
        <w:rPr>
          <w:rFonts w:ascii="Times New Roman" w:hAnsi="Times New Roman" w:cs="Times New Roman"/>
          <w:sz w:val="20"/>
          <w:szCs w:val="20"/>
        </w:rPr>
        <w:t>que logra</w:t>
      </w:r>
      <w:r>
        <w:rPr>
          <w:rFonts w:ascii="Times New Roman" w:hAnsi="Times New Roman" w:cs="Times New Roman"/>
          <w:sz w:val="20"/>
          <w:szCs w:val="20"/>
        </w:rPr>
        <w:t>n</w:t>
      </w:r>
      <w:r w:rsidR="009E4FBB" w:rsidRPr="009E4FBB">
        <w:rPr>
          <w:rFonts w:ascii="Times New Roman" w:hAnsi="Times New Roman" w:cs="Times New Roman"/>
          <w:sz w:val="20"/>
          <w:szCs w:val="20"/>
        </w:rPr>
        <w:t xml:space="preserve"> garantizar altos niveles de confiabilidad</w:t>
      </w:r>
      <w:r>
        <w:rPr>
          <w:rFonts w:ascii="Times New Roman" w:hAnsi="Times New Roman" w:cs="Times New Roman"/>
          <w:sz w:val="20"/>
          <w:szCs w:val="20"/>
        </w:rPr>
        <w:t xml:space="preserve">. Por otro lado, </w:t>
      </w:r>
      <w:proofErr w:type="spellStart"/>
      <w:r>
        <w:rPr>
          <w:rFonts w:ascii="Times New Roman" w:hAnsi="Times New Roman" w:cs="Times New Roman"/>
          <w:sz w:val="20"/>
          <w:szCs w:val="20"/>
        </w:rPr>
        <w:t>IdC</w:t>
      </w:r>
      <w:proofErr w:type="spellEnd"/>
      <w:r w:rsidR="009E4FBB" w:rsidRPr="009E4FBB">
        <w:rPr>
          <w:rFonts w:ascii="Times New Roman" w:hAnsi="Times New Roman" w:cs="Times New Roman"/>
          <w:sz w:val="20"/>
          <w:szCs w:val="20"/>
        </w:rPr>
        <w:t xml:space="preserve"> </w:t>
      </w:r>
      <w:r>
        <w:rPr>
          <w:rFonts w:ascii="Times New Roman" w:hAnsi="Times New Roman" w:cs="Times New Roman"/>
          <w:sz w:val="20"/>
          <w:szCs w:val="20"/>
        </w:rPr>
        <w:t>permite la</w:t>
      </w:r>
      <w:r w:rsidR="009E4FBB" w:rsidRPr="009E4FBB">
        <w:rPr>
          <w:rFonts w:ascii="Times New Roman" w:hAnsi="Times New Roman" w:cs="Times New Roman"/>
          <w:sz w:val="20"/>
          <w:szCs w:val="20"/>
        </w:rPr>
        <w:t xml:space="preserve"> interrelación entre l</w:t>
      </w:r>
      <w:r>
        <w:rPr>
          <w:rFonts w:ascii="Times New Roman" w:hAnsi="Times New Roman" w:cs="Times New Roman"/>
          <w:sz w:val="20"/>
          <w:szCs w:val="20"/>
        </w:rPr>
        <w:t xml:space="preserve">os gestores de energía usando </w:t>
      </w:r>
      <w:r w:rsidR="009E4FBB" w:rsidRPr="009E4FBB">
        <w:rPr>
          <w:rFonts w:ascii="Times New Roman" w:hAnsi="Times New Roman" w:cs="Times New Roman"/>
          <w:sz w:val="20"/>
          <w:szCs w:val="20"/>
        </w:rPr>
        <w:t xml:space="preserve">dispositivos de telemetría y los equipos informáticos asociados a los transformadores de potencia, para que estos dispositivos </w:t>
      </w:r>
      <w:r>
        <w:rPr>
          <w:rFonts w:ascii="Times New Roman" w:hAnsi="Times New Roman" w:cs="Times New Roman"/>
          <w:sz w:val="20"/>
          <w:szCs w:val="20"/>
        </w:rPr>
        <w:t>puedan</w:t>
      </w:r>
      <w:r w:rsidR="009E4FBB" w:rsidRPr="009E4FBB">
        <w:rPr>
          <w:rFonts w:ascii="Times New Roman" w:hAnsi="Times New Roman" w:cs="Times New Roman"/>
          <w:sz w:val="20"/>
          <w:szCs w:val="20"/>
        </w:rPr>
        <w:t xml:space="preserve"> entregar datos de</w:t>
      </w:r>
      <w:r>
        <w:rPr>
          <w:rFonts w:ascii="Times New Roman" w:hAnsi="Times New Roman" w:cs="Times New Roman"/>
          <w:sz w:val="20"/>
          <w:szCs w:val="20"/>
        </w:rPr>
        <w:t xml:space="preserve"> las mediciones </w:t>
      </w:r>
      <w:r w:rsidR="009E4FBB" w:rsidRPr="009E4FBB">
        <w:rPr>
          <w:rFonts w:ascii="Times New Roman" w:hAnsi="Times New Roman" w:cs="Times New Roman"/>
          <w:sz w:val="20"/>
          <w:szCs w:val="20"/>
        </w:rPr>
        <w:t xml:space="preserve">eléctricas por medio de una red </w:t>
      </w:r>
      <w:r w:rsidR="00507942">
        <w:rPr>
          <w:rFonts w:ascii="Times New Roman" w:hAnsi="Times New Roman" w:cs="Times New Roman"/>
          <w:sz w:val="20"/>
          <w:szCs w:val="20"/>
        </w:rPr>
        <w:t>de comunicaciones aprovechando el uso de</w:t>
      </w:r>
      <w:r w:rsidR="009E4FBB" w:rsidRPr="009E4FBB">
        <w:rPr>
          <w:rFonts w:ascii="Times New Roman" w:hAnsi="Times New Roman" w:cs="Times New Roman"/>
          <w:sz w:val="20"/>
          <w:szCs w:val="20"/>
        </w:rPr>
        <w:t xml:space="preserve"> protocolos como </w:t>
      </w:r>
      <w:proofErr w:type="spellStart"/>
      <w:r w:rsidR="009E4FBB" w:rsidRPr="009E4FBB">
        <w:rPr>
          <w:rFonts w:ascii="Times New Roman" w:hAnsi="Times New Roman" w:cs="Times New Roman"/>
          <w:sz w:val="20"/>
          <w:szCs w:val="20"/>
        </w:rPr>
        <w:t>CoAP</w:t>
      </w:r>
      <w:proofErr w:type="spellEnd"/>
      <w:r w:rsidR="00507942">
        <w:rPr>
          <w:rFonts w:ascii="Times New Roman" w:hAnsi="Times New Roman" w:cs="Times New Roman"/>
          <w:sz w:val="20"/>
          <w:szCs w:val="20"/>
        </w:rPr>
        <w:t xml:space="preserve">, MQTT, </w:t>
      </w:r>
      <w:r w:rsidR="009E4FBB" w:rsidRPr="009E4FBB">
        <w:rPr>
          <w:rFonts w:ascii="Times New Roman" w:hAnsi="Times New Roman" w:cs="Times New Roman"/>
          <w:sz w:val="20"/>
          <w:szCs w:val="20"/>
        </w:rPr>
        <w:t xml:space="preserve">XMPP </w:t>
      </w:r>
      <w:r w:rsidR="00507942">
        <w:rPr>
          <w:rFonts w:ascii="Times New Roman" w:hAnsi="Times New Roman" w:cs="Times New Roman"/>
          <w:sz w:val="20"/>
          <w:szCs w:val="20"/>
        </w:rPr>
        <w:t>entre otros</w:t>
      </w:r>
      <w:r w:rsidR="009E4FBB" w:rsidRPr="009E4FBB">
        <w:rPr>
          <w:rFonts w:ascii="Times New Roman" w:hAnsi="Times New Roman" w:cs="Times New Roman"/>
          <w:sz w:val="20"/>
          <w:szCs w:val="20"/>
        </w:rPr>
        <w:t xml:space="preserve"> [2]</w:t>
      </w:r>
      <w:r w:rsidR="006A78BE" w:rsidRPr="00EC7B3A">
        <w:rPr>
          <w:rFonts w:ascii="Times New Roman" w:hAnsi="Times New Roman" w:cs="Times New Roman"/>
          <w:sz w:val="20"/>
          <w:szCs w:val="20"/>
        </w:rPr>
        <w:t>.</w:t>
      </w:r>
    </w:p>
    <w:p w14:paraId="04748DB0" w14:textId="24723A88" w:rsidR="002D7355" w:rsidRDefault="00507942" w:rsidP="004A22E0">
      <w:pPr>
        <w:spacing w:after="60" w:line="240" w:lineRule="auto"/>
        <w:ind w:firstLine="284"/>
        <w:jc w:val="both"/>
        <w:rPr>
          <w:rFonts w:ascii="Times New Roman" w:hAnsi="Times New Roman" w:cs="Times New Roman"/>
          <w:sz w:val="20"/>
          <w:szCs w:val="20"/>
        </w:rPr>
      </w:pPr>
      <w:r w:rsidRPr="00507942">
        <w:rPr>
          <w:rFonts w:ascii="Times New Roman" w:hAnsi="Times New Roman" w:cs="Times New Roman"/>
          <w:sz w:val="20"/>
          <w:szCs w:val="20"/>
        </w:rPr>
        <w:t>La alfabetización tecnológica</w:t>
      </w:r>
      <w:r>
        <w:rPr>
          <w:rFonts w:ascii="Times New Roman" w:hAnsi="Times New Roman" w:cs="Times New Roman"/>
          <w:sz w:val="20"/>
          <w:szCs w:val="20"/>
        </w:rPr>
        <w:t xml:space="preserve"> también</w:t>
      </w:r>
      <w:r w:rsidRPr="00507942">
        <w:rPr>
          <w:rFonts w:ascii="Times New Roman" w:hAnsi="Times New Roman" w:cs="Times New Roman"/>
          <w:sz w:val="20"/>
          <w:szCs w:val="20"/>
        </w:rPr>
        <w:t xml:space="preserve"> ha </w:t>
      </w:r>
      <w:r>
        <w:rPr>
          <w:rFonts w:ascii="Times New Roman" w:hAnsi="Times New Roman" w:cs="Times New Roman"/>
          <w:sz w:val="20"/>
          <w:szCs w:val="20"/>
        </w:rPr>
        <w:t xml:space="preserve">permitido la aplicación de </w:t>
      </w:r>
      <w:r w:rsidRPr="00507942">
        <w:rPr>
          <w:rFonts w:ascii="Times New Roman" w:hAnsi="Times New Roman" w:cs="Times New Roman"/>
          <w:sz w:val="20"/>
          <w:szCs w:val="20"/>
        </w:rPr>
        <w:t xml:space="preserve">tecnologías innovadoras </w:t>
      </w:r>
      <w:r>
        <w:rPr>
          <w:rFonts w:ascii="Times New Roman" w:hAnsi="Times New Roman" w:cs="Times New Roman"/>
          <w:sz w:val="20"/>
          <w:szCs w:val="20"/>
        </w:rPr>
        <w:t>en</w:t>
      </w:r>
      <w:r w:rsidRPr="00507942">
        <w:rPr>
          <w:rFonts w:ascii="Times New Roman" w:hAnsi="Times New Roman" w:cs="Times New Roman"/>
          <w:sz w:val="20"/>
          <w:szCs w:val="20"/>
        </w:rPr>
        <w:t xml:space="preserve"> las redes eléctricas</w:t>
      </w:r>
      <w:r>
        <w:rPr>
          <w:rFonts w:ascii="Times New Roman" w:hAnsi="Times New Roman" w:cs="Times New Roman"/>
          <w:sz w:val="20"/>
          <w:szCs w:val="20"/>
        </w:rPr>
        <w:t xml:space="preserve"> para hacerlas</w:t>
      </w:r>
      <w:r w:rsidRPr="00507942">
        <w:rPr>
          <w:rFonts w:ascii="Times New Roman" w:hAnsi="Times New Roman" w:cs="Times New Roman"/>
          <w:sz w:val="20"/>
          <w:szCs w:val="20"/>
        </w:rPr>
        <w:t xml:space="preserve"> más </w:t>
      </w:r>
      <w:r>
        <w:rPr>
          <w:rFonts w:ascii="Times New Roman" w:hAnsi="Times New Roman" w:cs="Times New Roman"/>
          <w:sz w:val="20"/>
          <w:szCs w:val="20"/>
        </w:rPr>
        <w:t xml:space="preserve">flexibles y </w:t>
      </w:r>
      <w:r w:rsidRPr="00507942">
        <w:rPr>
          <w:rFonts w:ascii="Times New Roman" w:hAnsi="Times New Roman" w:cs="Times New Roman"/>
          <w:sz w:val="20"/>
          <w:szCs w:val="20"/>
        </w:rPr>
        <w:t>eficiente</w:t>
      </w:r>
      <w:r>
        <w:rPr>
          <w:rFonts w:ascii="Times New Roman" w:hAnsi="Times New Roman" w:cs="Times New Roman"/>
          <w:sz w:val="20"/>
          <w:szCs w:val="20"/>
        </w:rPr>
        <w:t>s</w:t>
      </w:r>
      <w:r w:rsidRPr="00507942">
        <w:rPr>
          <w:rFonts w:ascii="Times New Roman" w:hAnsi="Times New Roman" w:cs="Times New Roman"/>
          <w:sz w:val="20"/>
          <w:szCs w:val="20"/>
        </w:rPr>
        <w:t xml:space="preserve">. </w:t>
      </w:r>
      <w:r>
        <w:rPr>
          <w:rFonts w:ascii="Times New Roman" w:hAnsi="Times New Roman" w:cs="Times New Roman"/>
          <w:sz w:val="20"/>
          <w:szCs w:val="20"/>
        </w:rPr>
        <w:t>Adicionalmente el uso de</w:t>
      </w:r>
      <w:r w:rsidRPr="00507942">
        <w:rPr>
          <w:rFonts w:ascii="Times New Roman" w:hAnsi="Times New Roman" w:cs="Times New Roman"/>
          <w:sz w:val="20"/>
          <w:szCs w:val="20"/>
        </w:rPr>
        <w:t xml:space="preserve"> </w:t>
      </w:r>
      <w:r>
        <w:rPr>
          <w:rFonts w:ascii="Times New Roman" w:hAnsi="Times New Roman" w:cs="Times New Roman"/>
          <w:sz w:val="20"/>
          <w:szCs w:val="20"/>
        </w:rPr>
        <w:t>medidores</w:t>
      </w:r>
      <w:r w:rsidRPr="00507942">
        <w:rPr>
          <w:rFonts w:ascii="Times New Roman" w:hAnsi="Times New Roman" w:cs="Times New Roman"/>
          <w:sz w:val="20"/>
          <w:szCs w:val="20"/>
        </w:rPr>
        <w:t xml:space="preserve"> de energía inteligentes</w:t>
      </w:r>
      <w:r>
        <w:rPr>
          <w:rFonts w:ascii="Times New Roman" w:hAnsi="Times New Roman" w:cs="Times New Roman"/>
          <w:sz w:val="20"/>
          <w:szCs w:val="20"/>
        </w:rPr>
        <w:t xml:space="preserve"> permite digitalizar la información del consumo y demanda para comunicarla a los centros de gestión y facturación de la energía usando i</w:t>
      </w:r>
      <w:r w:rsidRPr="00507942">
        <w:rPr>
          <w:rFonts w:ascii="Times New Roman" w:hAnsi="Times New Roman" w:cs="Times New Roman"/>
          <w:sz w:val="20"/>
          <w:szCs w:val="20"/>
        </w:rPr>
        <w:t>nfraestructura</w:t>
      </w:r>
      <w:r>
        <w:rPr>
          <w:rFonts w:ascii="Times New Roman" w:hAnsi="Times New Roman" w:cs="Times New Roman"/>
          <w:sz w:val="20"/>
          <w:szCs w:val="20"/>
        </w:rPr>
        <w:t>s de comunicación</w:t>
      </w:r>
      <w:r w:rsidRPr="00507942">
        <w:rPr>
          <w:rFonts w:ascii="Times New Roman" w:hAnsi="Times New Roman" w:cs="Times New Roman"/>
          <w:sz w:val="20"/>
          <w:szCs w:val="20"/>
        </w:rPr>
        <w:t xml:space="preserve">. </w:t>
      </w:r>
      <w:commentRangeStart w:id="0"/>
      <w:r w:rsidRPr="00C06BAB">
        <w:rPr>
          <w:rFonts w:ascii="Times New Roman" w:hAnsi="Times New Roman" w:cs="Times New Roman"/>
          <w:color w:val="FF0000"/>
          <w:sz w:val="20"/>
          <w:szCs w:val="20"/>
          <w:rPrChange w:id="1" w:author="Wilson Chango" w:date="2022-08-18T17:41:00Z">
            <w:rPr>
              <w:rFonts w:ascii="Times New Roman" w:hAnsi="Times New Roman" w:cs="Times New Roman"/>
              <w:sz w:val="20"/>
              <w:szCs w:val="20"/>
            </w:rPr>
          </w:rPrChange>
        </w:rPr>
        <w:t xml:space="preserve">A </w:t>
      </w:r>
      <w:proofErr w:type="spellStart"/>
      <w:r w:rsidRPr="00C06BAB">
        <w:rPr>
          <w:rFonts w:ascii="Times New Roman" w:hAnsi="Times New Roman" w:cs="Times New Roman"/>
          <w:color w:val="FF0000"/>
          <w:sz w:val="20"/>
          <w:szCs w:val="20"/>
          <w:rPrChange w:id="2" w:author="Wilson Chango" w:date="2022-08-18T17:41:00Z">
            <w:rPr>
              <w:rFonts w:ascii="Times New Roman" w:hAnsi="Times New Roman" w:cs="Times New Roman"/>
              <w:sz w:val="20"/>
              <w:szCs w:val="20"/>
            </w:rPr>
          </w:rPrChange>
        </w:rPr>
        <w:t>a</w:t>
      </w:r>
      <w:commentRangeEnd w:id="0"/>
      <w:proofErr w:type="spellEnd"/>
      <w:r w:rsidR="00D3317F" w:rsidRPr="00C06BAB">
        <w:rPr>
          <w:rStyle w:val="CommentReference"/>
          <w:color w:val="FF0000"/>
          <w:rPrChange w:id="3" w:author="Wilson Chango" w:date="2022-08-18T17:41:00Z">
            <w:rPr>
              <w:rStyle w:val="CommentReference"/>
            </w:rPr>
          </w:rPrChange>
        </w:rPr>
        <w:commentReference w:id="0"/>
      </w:r>
      <w:r w:rsidRPr="00C06BAB">
        <w:rPr>
          <w:rFonts w:ascii="Times New Roman" w:hAnsi="Times New Roman" w:cs="Times New Roman"/>
          <w:color w:val="FF0000"/>
          <w:sz w:val="20"/>
          <w:szCs w:val="20"/>
          <w:rPrChange w:id="4" w:author="Wilson Chango" w:date="2022-08-18T17:41:00Z">
            <w:rPr>
              <w:rFonts w:ascii="Times New Roman" w:hAnsi="Times New Roman" w:cs="Times New Roman"/>
              <w:sz w:val="20"/>
              <w:szCs w:val="20"/>
            </w:rPr>
          </w:rPrChange>
        </w:rPr>
        <w:t xml:space="preserve"> </w:t>
      </w:r>
      <w:r w:rsidRPr="00507942">
        <w:rPr>
          <w:rFonts w:ascii="Times New Roman" w:hAnsi="Times New Roman" w:cs="Times New Roman"/>
          <w:sz w:val="20"/>
          <w:szCs w:val="20"/>
        </w:rPr>
        <w:t xml:space="preserve">diferencia de los medidores normales, los </w:t>
      </w:r>
      <w:r>
        <w:rPr>
          <w:rFonts w:ascii="Times New Roman" w:hAnsi="Times New Roman" w:cs="Times New Roman"/>
          <w:sz w:val="20"/>
          <w:szCs w:val="20"/>
        </w:rPr>
        <w:t>medidores digitales</w:t>
      </w:r>
      <w:r w:rsidRPr="00507942">
        <w:rPr>
          <w:rFonts w:ascii="Times New Roman" w:hAnsi="Times New Roman" w:cs="Times New Roman"/>
          <w:sz w:val="20"/>
          <w:szCs w:val="20"/>
        </w:rPr>
        <w:t xml:space="preserve"> no solo se limitan a medir el consumo de energía, sino que también pueden medir una amplia gama de variables eléctricas, por ejemplo, corriente, voltaje, frecuencia, potencia y factor de potencia</w:t>
      </w:r>
      <w:r>
        <w:rPr>
          <w:rFonts w:ascii="Times New Roman" w:hAnsi="Times New Roman" w:cs="Times New Roman"/>
          <w:sz w:val="20"/>
          <w:szCs w:val="20"/>
        </w:rPr>
        <w:t>, temperatura, etc</w:t>
      </w:r>
      <w:r w:rsidRPr="00507942">
        <w:rPr>
          <w:rFonts w:ascii="Times New Roman" w:hAnsi="Times New Roman" w:cs="Times New Roman"/>
          <w:sz w:val="20"/>
          <w:szCs w:val="20"/>
        </w:rPr>
        <w:t xml:space="preserve">. Estas variables eléctricas juegan un papel vital en la gestión de carga, el análisis de fallas y el perfil de carga. </w:t>
      </w:r>
      <w:r>
        <w:rPr>
          <w:rFonts w:ascii="Times New Roman" w:hAnsi="Times New Roman" w:cs="Times New Roman"/>
          <w:sz w:val="20"/>
          <w:szCs w:val="20"/>
        </w:rPr>
        <w:t xml:space="preserve">Por otro lado, el </w:t>
      </w:r>
      <w:r w:rsidRPr="00507942">
        <w:rPr>
          <w:rFonts w:ascii="Times New Roman" w:hAnsi="Times New Roman" w:cs="Times New Roman"/>
          <w:sz w:val="20"/>
          <w:szCs w:val="20"/>
        </w:rPr>
        <w:t xml:space="preserve">uso de </w:t>
      </w:r>
      <w:r>
        <w:rPr>
          <w:rFonts w:ascii="Times New Roman" w:hAnsi="Times New Roman" w:cs="Times New Roman"/>
          <w:sz w:val="20"/>
          <w:szCs w:val="20"/>
        </w:rPr>
        <w:t>medidores</w:t>
      </w:r>
      <w:r w:rsidRPr="00507942">
        <w:rPr>
          <w:rFonts w:ascii="Times New Roman" w:hAnsi="Times New Roman" w:cs="Times New Roman"/>
          <w:sz w:val="20"/>
          <w:szCs w:val="20"/>
        </w:rPr>
        <w:t xml:space="preserve"> con </w:t>
      </w:r>
      <w:proofErr w:type="spellStart"/>
      <w:r w:rsidRPr="00507942">
        <w:rPr>
          <w:rFonts w:ascii="Times New Roman" w:hAnsi="Times New Roman" w:cs="Times New Roman"/>
          <w:sz w:val="20"/>
          <w:szCs w:val="20"/>
        </w:rPr>
        <w:t>I</w:t>
      </w:r>
      <w:r>
        <w:rPr>
          <w:rFonts w:ascii="Times New Roman" w:hAnsi="Times New Roman" w:cs="Times New Roman"/>
          <w:sz w:val="20"/>
          <w:szCs w:val="20"/>
        </w:rPr>
        <w:t>dC</w:t>
      </w:r>
      <w:proofErr w:type="spellEnd"/>
      <w:r w:rsidRPr="00507942">
        <w:rPr>
          <w:rFonts w:ascii="Times New Roman" w:hAnsi="Times New Roman" w:cs="Times New Roman"/>
          <w:sz w:val="20"/>
          <w:szCs w:val="20"/>
        </w:rPr>
        <w:t xml:space="preserve"> abre muchas posibilidades,</w:t>
      </w:r>
      <w:r w:rsidR="00D20038">
        <w:rPr>
          <w:rFonts w:ascii="Times New Roman" w:hAnsi="Times New Roman" w:cs="Times New Roman"/>
          <w:sz w:val="20"/>
          <w:szCs w:val="20"/>
        </w:rPr>
        <w:t xml:space="preserve"> para solucionar problemas tales como el poco acceso a las instalaciones, centros de carga deslocalizadas remotamente, entre otras. Así mismo se puede aprovechar el tratamiento de la información </w:t>
      </w:r>
      <w:r w:rsidRPr="00507942">
        <w:rPr>
          <w:rFonts w:ascii="Times New Roman" w:hAnsi="Times New Roman" w:cs="Times New Roman"/>
          <w:sz w:val="20"/>
          <w:szCs w:val="20"/>
        </w:rPr>
        <w:t>a una escala mayor debido a</w:t>
      </w:r>
      <w:r w:rsidR="00D20038">
        <w:rPr>
          <w:rFonts w:ascii="Times New Roman" w:hAnsi="Times New Roman" w:cs="Times New Roman"/>
          <w:sz w:val="20"/>
          <w:szCs w:val="20"/>
        </w:rPr>
        <w:t xml:space="preserve"> </w:t>
      </w:r>
      <w:r w:rsidRPr="00507942">
        <w:rPr>
          <w:rFonts w:ascii="Times New Roman" w:hAnsi="Times New Roman" w:cs="Times New Roman"/>
          <w:sz w:val="20"/>
          <w:szCs w:val="20"/>
        </w:rPr>
        <w:t>l</w:t>
      </w:r>
      <w:r w:rsidR="00D20038">
        <w:rPr>
          <w:rFonts w:ascii="Times New Roman" w:hAnsi="Times New Roman" w:cs="Times New Roman"/>
          <w:sz w:val="20"/>
          <w:szCs w:val="20"/>
        </w:rPr>
        <w:t>a posibilidad de integrarse en sistemas de información con s</w:t>
      </w:r>
      <w:r w:rsidRPr="00507942">
        <w:rPr>
          <w:rFonts w:ascii="Times New Roman" w:hAnsi="Times New Roman" w:cs="Times New Roman"/>
          <w:sz w:val="20"/>
          <w:szCs w:val="20"/>
        </w:rPr>
        <w:t xml:space="preserve">ervicios </w:t>
      </w:r>
      <w:r w:rsidR="00D20038">
        <w:rPr>
          <w:rFonts w:ascii="Times New Roman" w:hAnsi="Times New Roman" w:cs="Times New Roman"/>
          <w:sz w:val="20"/>
          <w:szCs w:val="20"/>
        </w:rPr>
        <w:t xml:space="preserve">de computación en la nube </w:t>
      </w:r>
      <w:r w:rsidRPr="00507942">
        <w:rPr>
          <w:rFonts w:ascii="Times New Roman" w:hAnsi="Times New Roman" w:cs="Times New Roman"/>
          <w:sz w:val="20"/>
          <w:szCs w:val="20"/>
        </w:rPr>
        <w:t>[3]</w:t>
      </w:r>
      <w:r w:rsidR="006A78BE" w:rsidRPr="00EC7B3A">
        <w:rPr>
          <w:rFonts w:ascii="Times New Roman" w:hAnsi="Times New Roman" w:cs="Times New Roman"/>
          <w:sz w:val="20"/>
          <w:szCs w:val="20"/>
        </w:rPr>
        <w:t>.</w:t>
      </w:r>
    </w:p>
    <w:p w14:paraId="08A29CDC" w14:textId="45BDA26D" w:rsidR="00D20038" w:rsidRPr="00D20038" w:rsidRDefault="00D20038" w:rsidP="00D20038">
      <w:pPr>
        <w:spacing w:after="60" w:line="240" w:lineRule="auto"/>
        <w:ind w:firstLine="284"/>
        <w:jc w:val="both"/>
        <w:rPr>
          <w:rFonts w:ascii="Times New Roman" w:hAnsi="Times New Roman" w:cs="Times New Roman"/>
          <w:sz w:val="20"/>
          <w:szCs w:val="20"/>
        </w:rPr>
      </w:pPr>
      <w:r w:rsidRPr="00D20038">
        <w:rPr>
          <w:rFonts w:ascii="Times New Roman" w:hAnsi="Times New Roman" w:cs="Times New Roman"/>
          <w:sz w:val="20"/>
          <w:szCs w:val="20"/>
        </w:rPr>
        <w:t xml:space="preserve">El </w:t>
      </w:r>
      <w:proofErr w:type="spellStart"/>
      <w:r>
        <w:rPr>
          <w:rFonts w:ascii="Times New Roman" w:hAnsi="Times New Roman" w:cs="Times New Roman"/>
          <w:sz w:val="20"/>
          <w:szCs w:val="20"/>
        </w:rPr>
        <w:t>IdC</w:t>
      </w:r>
      <w:proofErr w:type="spellEnd"/>
      <w:r w:rsidRPr="00D20038">
        <w:rPr>
          <w:rFonts w:ascii="Times New Roman" w:hAnsi="Times New Roman" w:cs="Times New Roman"/>
          <w:sz w:val="20"/>
          <w:szCs w:val="20"/>
        </w:rPr>
        <w:t xml:space="preserve"> </w:t>
      </w:r>
      <w:r w:rsidR="00BA2DFD">
        <w:rPr>
          <w:rFonts w:ascii="Times New Roman" w:hAnsi="Times New Roman" w:cs="Times New Roman"/>
          <w:sz w:val="20"/>
          <w:szCs w:val="20"/>
        </w:rPr>
        <w:t xml:space="preserve">también </w:t>
      </w:r>
      <w:r w:rsidRPr="00D20038">
        <w:rPr>
          <w:rFonts w:ascii="Times New Roman" w:hAnsi="Times New Roman" w:cs="Times New Roman"/>
          <w:sz w:val="20"/>
          <w:szCs w:val="20"/>
        </w:rPr>
        <w:t xml:space="preserve">tiene aplicaciones potenciales en varias áreas </w:t>
      </w:r>
      <w:r>
        <w:rPr>
          <w:rFonts w:ascii="Times New Roman" w:hAnsi="Times New Roman" w:cs="Times New Roman"/>
          <w:sz w:val="20"/>
          <w:szCs w:val="20"/>
        </w:rPr>
        <w:t xml:space="preserve">de las </w:t>
      </w:r>
      <w:r w:rsidR="00D87201">
        <w:rPr>
          <w:rFonts w:ascii="Times New Roman" w:hAnsi="Times New Roman" w:cs="Times New Roman"/>
          <w:sz w:val="20"/>
          <w:szCs w:val="20"/>
        </w:rPr>
        <w:t>Redes Eléctricas Inteligentes</w:t>
      </w:r>
      <w:r w:rsidRPr="00D20038">
        <w:rPr>
          <w:rFonts w:ascii="Times New Roman" w:hAnsi="Times New Roman" w:cs="Times New Roman"/>
          <w:sz w:val="20"/>
          <w:szCs w:val="20"/>
        </w:rPr>
        <w:t>, incluida la gestión de la</w:t>
      </w:r>
      <w:r w:rsidR="00BA2DFD">
        <w:rPr>
          <w:rFonts w:ascii="Times New Roman" w:hAnsi="Times New Roman" w:cs="Times New Roman"/>
          <w:sz w:val="20"/>
          <w:szCs w:val="20"/>
        </w:rPr>
        <w:t xml:space="preserve"> energía en </w:t>
      </w:r>
      <w:r w:rsidRPr="00D20038">
        <w:rPr>
          <w:rFonts w:ascii="Times New Roman" w:hAnsi="Times New Roman" w:cs="Times New Roman"/>
          <w:sz w:val="20"/>
          <w:szCs w:val="20"/>
        </w:rPr>
        <w:t>infraestructura de generación, el s</w:t>
      </w:r>
      <w:r w:rsidR="00BA2DFD">
        <w:rPr>
          <w:rFonts w:ascii="Times New Roman" w:hAnsi="Times New Roman" w:cs="Times New Roman"/>
          <w:sz w:val="20"/>
          <w:szCs w:val="20"/>
        </w:rPr>
        <w:t>istema de monitoreo</w:t>
      </w:r>
      <w:r w:rsidRPr="00D20038">
        <w:rPr>
          <w:rFonts w:ascii="Times New Roman" w:hAnsi="Times New Roman" w:cs="Times New Roman"/>
          <w:sz w:val="20"/>
          <w:szCs w:val="20"/>
        </w:rPr>
        <w:t xml:space="preserve"> SCADA, la medición </w:t>
      </w:r>
      <w:r w:rsidR="00BA2DFD">
        <w:rPr>
          <w:rFonts w:ascii="Times New Roman" w:hAnsi="Times New Roman" w:cs="Times New Roman"/>
          <w:sz w:val="20"/>
          <w:szCs w:val="20"/>
        </w:rPr>
        <w:t xml:space="preserve">en la </w:t>
      </w:r>
      <w:r w:rsidR="00BA2DFD" w:rsidRPr="00D20038">
        <w:rPr>
          <w:rFonts w:ascii="Times New Roman" w:hAnsi="Times New Roman" w:cs="Times New Roman"/>
          <w:sz w:val="20"/>
          <w:szCs w:val="20"/>
        </w:rPr>
        <w:t xml:space="preserve">infraestructura </w:t>
      </w:r>
      <w:r w:rsidRPr="00D20038">
        <w:rPr>
          <w:rFonts w:ascii="Times New Roman" w:hAnsi="Times New Roman" w:cs="Times New Roman"/>
          <w:sz w:val="20"/>
          <w:szCs w:val="20"/>
        </w:rPr>
        <w:t xml:space="preserve">de distribución, la contaminación y el monitoreo ambiental, </w:t>
      </w:r>
      <w:r w:rsidR="00BA2DFD">
        <w:rPr>
          <w:rFonts w:ascii="Times New Roman" w:hAnsi="Times New Roman" w:cs="Times New Roman"/>
          <w:sz w:val="20"/>
          <w:szCs w:val="20"/>
        </w:rPr>
        <w:t>la</w:t>
      </w:r>
      <w:r w:rsidRPr="00D20038">
        <w:rPr>
          <w:rFonts w:ascii="Times New Roman" w:hAnsi="Times New Roman" w:cs="Times New Roman"/>
          <w:sz w:val="20"/>
          <w:szCs w:val="20"/>
        </w:rPr>
        <w:t xml:space="preserve"> </w:t>
      </w:r>
      <w:r w:rsidR="00BA2DFD">
        <w:rPr>
          <w:rFonts w:ascii="Times New Roman" w:hAnsi="Times New Roman" w:cs="Times New Roman"/>
          <w:sz w:val="20"/>
          <w:szCs w:val="20"/>
        </w:rPr>
        <w:t>interconexión con el hogar inteligente, etc. [4]</w:t>
      </w:r>
      <w:r w:rsidRPr="00D20038">
        <w:rPr>
          <w:rFonts w:ascii="Times New Roman" w:hAnsi="Times New Roman" w:cs="Times New Roman"/>
          <w:sz w:val="20"/>
          <w:szCs w:val="20"/>
        </w:rPr>
        <w:t>[5]</w:t>
      </w:r>
      <w:r w:rsidR="00BA2DFD">
        <w:rPr>
          <w:rFonts w:ascii="Times New Roman" w:hAnsi="Times New Roman" w:cs="Times New Roman"/>
          <w:sz w:val="20"/>
          <w:szCs w:val="20"/>
        </w:rPr>
        <w:t>.</w:t>
      </w:r>
    </w:p>
    <w:p w14:paraId="75CE42DA" w14:textId="6FC37A35" w:rsidR="00E80534" w:rsidRDefault="00D20038" w:rsidP="00647BCF">
      <w:pPr>
        <w:spacing w:after="60" w:line="240" w:lineRule="auto"/>
        <w:ind w:firstLine="284"/>
        <w:jc w:val="both"/>
        <w:rPr>
          <w:rFonts w:ascii="Times New Roman" w:hAnsi="Times New Roman" w:cs="Times New Roman"/>
          <w:sz w:val="20"/>
          <w:szCs w:val="20"/>
        </w:rPr>
      </w:pPr>
      <w:r w:rsidRPr="00D20038">
        <w:rPr>
          <w:rFonts w:ascii="Times New Roman" w:hAnsi="Times New Roman" w:cs="Times New Roman"/>
          <w:sz w:val="20"/>
          <w:szCs w:val="20"/>
        </w:rPr>
        <w:t xml:space="preserve">El propósito principal de la investigación, es desarrollar un </w:t>
      </w:r>
      <w:r w:rsidR="00BA2DFD">
        <w:rPr>
          <w:rFonts w:ascii="Times New Roman" w:hAnsi="Times New Roman" w:cs="Times New Roman"/>
          <w:sz w:val="20"/>
          <w:szCs w:val="20"/>
        </w:rPr>
        <w:t>sistema</w:t>
      </w:r>
      <w:r w:rsidRPr="00D20038">
        <w:rPr>
          <w:rFonts w:ascii="Times New Roman" w:hAnsi="Times New Roman" w:cs="Times New Roman"/>
          <w:sz w:val="20"/>
          <w:szCs w:val="20"/>
        </w:rPr>
        <w:t xml:space="preserve"> de medición de variables eléctricas </w:t>
      </w:r>
      <w:r w:rsidR="00BA2DFD">
        <w:rPr>
          <w:rFonts w:ascii="Times New Roman" w:hAnsi="Times New Roman" w:cs="Times New Roman"/>
          <w:sz w:val="20"/>
          <w:szCs w:val="20"/>
        </w:rPr>
        <w:t>para centros de carga</w:t>
      </w:r>
      <w:r w:rsidRPr="00D20038">
        <w:rPr>
          <w:rFonts w:ascii="Times New Roman" w:hAnsi="Times New Roman" w:cs="Times New Roman"/>
          <w:sz w:val="20"/>
          <w:szCs w:val="20"/>
        </w:rPr>
        <w:t xml:space="preserve"> basado en </w:t>
      </w:r>
      <w:proofErr w:type="spellStart"/>
      <w:r w:rsidR="00BA2DFD">
        <w:rPr>
          <w:rFonts w:ascii="Times New Roman" w:hAnsi="Times New Roman" w:cs="Times New Roman"/>
          <w:sz w:val="20"/>
          <w:szCs w:val="20"/>
        </w:rPr>
        <w:t>IdC</w:t>
      </w:r>
      <w:proofErr w:type="spellEnd"/>
      <w:r w:rsidR="00BA2DFD">
        <w:rPr>
          <w:rFonts w:ascii="Times New Roman" w:hAnsi="Times New Roman" w:cs="Times New Roman"/>
          <w:sz w:val="20"/>
          <w:szCs w:val="20"/>
        </w:rPr>
        <w:t>. El sistema permite realizar la g</w:t>
      </w:r>
      <w:r w:rsidRPr="00D20038">
        <w:rPr>
          <w:rFonts w:ascii="Times New Roman" w:hAnsi="Times New Roman" w:cs="Times New Roman"/>
          <w:sz w:val="20"/>
          <w:szCs w:val="20"/>
        </w:rPr>
        <w:t>esti</w:t>
      </w:r>
      <w:r w:rsidR="00BA2DFD">
        <w:rPr>
          <w:rFonts w:ascii="Times New Roman" w:hAnsi="Times New Roman" w:cs="Times New Roman"/>
          <w:sz w:val="20"/>
          <w:szCs w:val="20"/>
        </w:rPr>
        <w:t>ón</w:t>
      </w:r>
      <w:r w:rsidRPr="00D20038">
        <w:rPr>
          <w:rFonts w:ascii="Times New Roman" w:hAnsi="Times New Roman" w:cs="Times New Roman"/>
          <w:sz w:val="20"/>
          <w:szCs w:val="20"/>
        </w:rPr>
        <w:t xml:space="preserve"> y monitore</w:t>
      </w:r>
      <w:r w:rsidR="00BA2DFD">
        <w:rPr>
          <w:rFonts w:ascii="Times New Roman" w:hAnsi="Times New Roman" w:cs="Times New Roman"/>
          <w:sz w:val="20"/>
          <w:szCs w:val="20"/>
        </w:rPr>
        <w:t>o</w:t>
      </w:r>
      <w:r w:rsidRPr="00D20038">
        <w:rPr>
          <w:rFonts w:ascii="Times New Roman" w:hAnsi="Times New Roman" w:cs="Times New Roman"/>
          <w:sz w:val="20"/>
          <w:szCs w:val="20"/>
        </w:rPr>
        <w:t xml:space="preserve"> </w:t>
      </w:r>
      <w:r w:rsidR="00BA2DFD">
        <w:rPr>
          <w:rFonts w:ascii="Times New Roman" w:hAnsi="Times New Roman" w:cs="Times New Roman"/>
          <w:sz w:val="20"/>
          <w:szCs w:val="20"/>
        </w:rPr>
        <w:t>usando una a</w:t>
      </w:r>
      <w:r w:rsidRPr="00D20038">
        <w:rPr>
          <w:rFonts w:ascii="Times New Roman" w:hAnsi="Times New Roman" w:cs="Times New Roman"/>
          <w:sz w:val="20"/>
          <w:szCs w:val="20"/>
        </w:rPr>
        <w:t>plicación móvil</w:t>
      </w:r>
      <w:r w:rsidR="00BA2DFD">
        <w:rPr>
          <w:rFonts w:ascii="Times New Roman" w:hAnsi="Times New Roman" w:cs="Times New Roman"/>
          <w:sz w:val="20"/>
          <w:szCs w:val="20"/>
        </w:rPr>
        <w:t xml:space="preserve">, para </w:t>
      </w:r>
      <w:r w:rsidRPr="00D20038">
        <w:rPr>
          <w:rFonts w:ascii="Times New Roman" w:hAnsi="Times New Roman" w:cs="Times New Roman"/>
          <w:sz w:val="20"/>
          <w:szCs w:val="20"/>
        </w:rPr>
        <w:t>registrar el consumo eléctrico recibido y entregado a   los usuarios, en el menor</w:t>
      </w:r>
      <w:r w:rsidR="00BA2DFD">
        <w:rPr>
          <w:rFonts w:ascii="Times New Roman" w:hAnsi="Times New Roman" w:cs="Times New Roman"/>
          <w:sz w:val="20"/>
          <w:szCs w:val="20"/>
        </w:rPr>
        <w:t xml:space="preserve"> tiempo posible lo que permite</w:t>
      </w:r>
      <w:r w:rsidRPr="00D20038">
        <w:rPr>
          <w:rFonts w:ascii="Times New Roman" w:hAnsi="Times New Roman" w:cs="Times New Roman"/>
          <w:sz w:val="20"/>
          <w:szCs w:val="20"/>
        </w:rPr>
        <w:t xml:space="preserve"> la recuperación de información diaria por medio de la empresa distribuidora, Unidad de Negocio Esmeraldas CNEL EP. Esto permitirá transparentar la facturación</w:t>
      </w:r>
      <w:r w:rsidR="00BA2DFD">
        <w:rPr>
          <w:rFonts w:ascii="Times New Roman" w:hAnsi="Times New Roman" w:cs="Times New Roman"/>
          <w:sz w:val="20"/>
          <w:szCs w:val="20"/>
        </w:rPr>
        <w:t xml:space="preserve">, </w:t>
      </w:r>
      <w:r w:rsidRPr="00D20038">
        <w:rPr>
          <w:rFonts w:ascii="Times New Roman" w:hAnsi="Times New Roman" w:cs="Times New Roman"/>
          <w:sz w:val="20"/>
          <w:szCs w:val="20"/>
        </w:rPr>
        <w:t>mejorando la producción y distribución de energía mediante el aumento de la disponibilidad de la información a través de sensores conectados en red, buscando mejorar la calidad del servicio eléctr</w:t>
      </w:r>
      <w:r w:rsidR="00E80534">
        <w:rPr>
          <w:rFonts w:ascii="Times New Roman" w:hAnsi="Times New Roman" w:cs="Times New Roman"/>
          <w:sz w:val="20"/>
          <w:szCs w:val="20"/>
        </w:rPr>
        <w:t>ico, sostenibilidad del sistema y</w:t>
      </w:r>
      <w:r w:rsidRPr="00D20038">
        <w:rPr>
          <w:rFonts w:ascii="Times New Roman" w:hAnsi="Times New Roman" w:cs="Times New Roman"/>
          <w:sz w:val="20"/>
          <w:szCs w:val="20"/>
        </w:rPr>
        <w:t xml:space="preserve"> reparación de daño</w:t>
      </w:r>
      <w:r>
        <w:rPr>
          <w:rFonts w:ascii="Times New Roman" w:hAnsi="Times New Roman" w:cs="Times New Roman"/>
          <w:sz w:val="20"/>
          <w:szCs w:val="20"/>
        </w:rPr>
        <w:t>.</w:t>
      </w:r>
    </w:p>
    <w:p w14:paraId="04E7A2B4" w14:textId="41BC0ECC" w:rsidR="00E80534" w:rsidRPr="00EC7B3A" w:rsidRDefault="00BF6207" w:rsidP="00E80534">
      <w:pPr>
        <w:pStyle w:val="ListParagraph"/>
        <w:numPr>
          <w:ilvl w:val="0"/>
          <w:numId w:val="2"/>
        </w:numPr>
        <w:spacing w:before="120" w:after="120" w:line="240" w:lineRule="auto"/>
        <w:ind w:left="425" w:hanging="425"/>
        <w:contextualSpacing w:val="0"/>
        <w:jc w:val="center"/>
        <w:rPr>
          <w:rFonts w:ascii="Times New Roman" w:hAnsi="Times New Roman" w:cs="Times New Roman"/>
          <w:smallCaps/>
          <w:sz w:val="20"/>
        </w:rPr>
      </w:pPr>
      <w:r>
        <w:rPr>
          <w:rFonts w:ascii="Times New Roman" w:hAnsi="Times New Roman" w:cs="Times New Roman"/>
          <w:smallCaps/>
          <w:sz w:val="20"/>
        </w:rPr>
        <w:lastRenderedPageBreak/>
        <w:t>S</w:t>
      </w:r>
      <w:r w:rsidR="00D87201">
        <w:rPr>
          <w:rFonts w:ascii="Times New Roman" w:hAnsi="Times New Roman" w:cs="Times New Roman"/>
          <w:smallCaps/>
          <w:sz w:val="20"/>
        </w:rPr>
        <w:t>istemas de</w:t>
      </w:r>
      <w:r w:rsidR="00E80534" w:rsidRPr="00EC7B3A">
        <w:rPr>
          <w:rFonts w:ascii="Times New Roman" w:hAnsi="Times New Roman" w:cs="Times New Roman"/>
          <w:smallCaps/>
          <w:sz w:val="20"/>
        </w:rPr>
        <w:t xml:space="preserve"> M</w:t>
      </w:r>
      <w:r w:rsidR="00D87201">
        <w:rPr>
          <w:rFonts w:ascii="Times New Roman" w:hAnsi="Times New Roman" w:cs="Times New Roman"/>
          <w:smallCaps/>
          <w:sz w:val="20"/>
        </w:rPr>
        <w:t>onitoreo de Energía Eléctrica</w:t>
      </w:r>
      <w:r w:rsidR="00E80534" w:rsidRPr="00EC7B3A">
        <w:rPr>
          <w:rFonts w:ascii="Times New Roman" w:hAnsi="Times New Roman" w:cs="Times New Roman"/>
          <w:smallCaps/>
          <w:sz w:val="20"/>
        </w:rPr>
        <w:t xml:space="preserve"> </w:t>
      </w:r>
    </w:p>
    <w:p w14:paraId="02AFD33C" w14:textId="59ABE38D" w:rsidR="00D87201" w:rsidRPr="00D87201" w:rsidRDefault="00D87201" w:rsidP="00D87201">
      <w:pPr>
        <w:spacing w:after="60" w:line="240" w:lineRule="auto"/>
        <w:ind w:firstLine="284"/>
        <w:jc w:val="both"/>
        <w:rPr>
          <w:rFonts w:ascii="Times New Roman" w:hAnsi="Times New Roman" w:cs="Times New Roman"/>
          <w:sz w:val="20"/>
          <w:szCs w:val="20"/>
        </w:rPr>
      </w:pPr>
      <w:r>
        <w:rPr>
          <w:rFonts w:ascii="Times New Roman" w:hAnsi="Times New Roman" w:cs="Times New Roman"/>
          <w:sz w:val="20"/>
          <w:szCs w:val="20"/>
        </w:rPr>
        <w:t xml:space="preserve">Los sistemas de medición y análisis de energía eléctrica digitales permiten </w:t>
      </w:r>
      <w:r w:rsidRPr="00D87201">
        <w:rPr>
          <w:rFonts w:ascii="Times New Roman" w:hAnsi="Times New Roman" w:cs="Times New Roman"/>
          <w:sz w:val="20"/>
          <w:szCs w:val="20"/>
        </w:rPr>
        <w:t>estudiar</w:t>
      </w:r>
      <w:r>
        <w:rPr>
          <w:rFonts w:ascii="Times New Roman" w:hAnsi="Times New Roman" w:cs="Times New Roman"/>
          <w:sz w:val="20"/>
          <w:szCs w:val="20"/>
        </w:rPr>
        <w:t xml:space="preserve"> de</w:t>
      </w:r>
      <w:r w:rsidRPr="00D87201">
        <w:rPr>
          <w:rFonts w:ascii="Times New Roman" w:hAnsi="Times New Roman" w:cs="Times New Roman"/>
          <w:sz w:val="20"/>
          <w:szCs w:val="20"/>
        </w:rPr>
        <w:t xml:space="preserve"> mejor</w:t>
      </w:r>
      <w:r>
        <w:rPr>
          <w:rFonts w:ascii="Times New Roman" w:hAnsi="Times New Roman" w:cs="Times New Roman"/>
          <w:sz w:val="20"/>
          <w:szCs w:val="20"/>
        </w:rPr>
        <w:t xml:space="preserve"> manera y en tiempo real el comportamiento de la red eléctrica, implementando sendas soluciones que determinan hasta</w:t>
      </w:r>
      <w:r w:rsidRPr="00D87201">
        <w:rPr>
          <w:rFonts w:ascii="Times New Roman" w:hAnsi="Times New Roman" w:cs="Times New Roman"/>
          <w:sz w:val="20"/>
          <w:szCs w:val="20"/>
        </w:rPr>
        <w:t xml:space="preserve"> la vida útil del medidor inteligente y conocer de antemano las fallas que</w:t>
      </w:r>
      <w:r>
        <w:rPr>
          <w:rFonts w:ascii="Times New Roman" w:hAnsi="Times New Roman" w:cs="Times New Roman"/>
          <w:sz w:val="20"/>
          <w:szCs w:val="20"/>
        </w:rPr>
        <w:t xml:space="preserve"> pueden ocurrir en el mismo. Se pueden analizar </w:t>
      </w:r>
      <w:r w:rsidRPr="00D87201">
        <w:rPr>
          <w:rFonts w:ascii="Times New Roman" w:hAnsi="Times New Roman" w:cs="Times New Roman"/>
          <w:sz w:val="20"/>
          <w:szCs w:val="20"/>
        </w:rPr>
        <w:t xml:space="preserve">los datos operativos del medidor inteligente en condiciones de trabajo para construir el modelo de predicción de vida útil del medidor inteligente. </w:t>
      </w:r>
      <w:r>
        <w:rPr>
          <w:rFonts w:ascii="Times New Roman" w:hAnsi="Times New Roman" w:cs="Times New Roman"/>
          <w:sz w:val="20"/>
          <w:szCs w:val="20"/>
        </w:rPr>
        <w:t>Estos sistemas también permiten, recopilar</w:t>
      </w:r>
      <w:r w:rsidRPr="00D87201">
        <w:rPr>
          <w:rFonts w:ascii="Times New Roman" w:hAnsi="Times New Roman" w:cs="Times New Roman"/>
          <w:sz w:val="20"/>
          <w:szCs w:val="20"/>
        </w:rPr>
        <w:t xml:space="preserve"> todos los datos de medidores inteligentes en funcionamiento sobre fallas operativas, gestión de mantenimiento y sus datos de aplicación del sistema de recopilación de información de energía</w:t>
      </w:r>
      <w:r>
        <w:rPr>
          <w:rFonts w:ascii="Times New Roman" w:hAnsi="Times New Roman" w:cs="Times New Roman"/>
          <w:sz w:val="20"/>
          <w:szCs w:val="20"/>
        </w:rPr>
        <w:t>. Por otro lado</w:t>
      </w:r>
      <w:r w:rsidRPr="00D87201">
        <w:rPr>
          <w:rFonts w:ascii="Times New Roman" w:hAnsi="Times New Roman" w:cs="Times New Roman"/>
          <w:sz w:val="20"/>
          <w:szCs w:val="20"/>
        </w:rPr>
        <w:t>,</w:t>
      </w:r>
      <w:r>
        <w:rPr>
          <w:rFonts w:ascii="Times New Roman" w:hAnsi="Times New Roman" w:cs="Times New Roman"/>
          <w:sz w:val="20"/>
          <w:szCs w:val="20"/>
        </w:rPr>
        <w:t xml:space="preserve"> se puede realizar el</w:t>
      </w:r>
      <w:r w:rsidRPr="00D87201">
        <w:rPr>
          <w:rFonts w:ascii="Times New Roman" w:hAnsi="Times New Roman" w:cs="Times New Roman"/>
          <w:sz w:val="20"/>
          <w:szCs w:val="20"/>
        </w:rPr>
        <w:t xml:space="preserve"> análisis de datos operativos en estado de trabajo</w:t>
      </w:r>
      <w:r>
        <w:rPr>
          <w:rFonts w:ascii="Times New Roman" w:hAnsi="Times New Roman" w:cs="Times New Roman"/>
          <w:sz w:val="20"/>
          <w:szCs w:val="20"/>
        </w:rPr>
        <w:t xml:space="preserve"> usando </w:t>
      </w:r>
      <w:r w:rsidRPr="00D87201">
        <w:rPr>
          <w:rFonts w:ascii="Times New Roman" w:hAnsi="Times New Roman" w:cs="Times New Roman"/>
          <w:sz w:val="20"/>
          <w:szCs w:val="20"/>
        </w:rPr>
        <w:t>método</w:t>
      </w:r>
      <w:r>
        <w:rPr>
          <w:rFonts w:ascii="Times New Roman" w:hAnsi="Times New Roman" w:cs="Times New Roman"/>
          <w:sz w:val="20"/>
          <w:szCs w:val="20"/>
        </w:rPr>
        <w:t>s</w:t>
      </w:r>
      <w:r w:rsidRPr="00D87201">
        <w:rPr>
          <w:rFonts w:ascii="Times New Roman" w:hAnsi="Times New Roman" w:cs="Times New Roman"/>
          <w:sz w:val="20"/>
          <w:szCs w:val="20"/>
        </w:rPr>
        <w:t xml:space="preserve"> de estrés de elementos, método de predicción de confiabilidad basado en pruebas de confiabilidad y método</w:t>
      </w:r>
      <w:r>
        <w:rPr>
          <w:rFonts w:ascii="Times New Roman" w:hAnsi="Times New Roman" w:cs="Times New Roman"/>
          <w:sz w:val="20"/>
          <w:szCs w:val="20"/>
        </w:rPr>
        <w:t>s</w:t>
      </w:r>
      <w:r w:rsidRPr="00D87201">
        <w:rPr>
          <w:rFonts w:ascii="Times New Roman" w:hAnsi="Times New Roman" w:cs="Times New Roman"/>
          <w:sz w:val="20"/>
          <w:szCs w:val="20"/>
        </w:rPr>
        <w:t xml:space="preserve"> de predicción de confiabilidad basa</w:t>
      </w:r>
      <w:r>
        <w:rPr>
          <w:rFonts w:ascii="Times New Roman" w:hAnsi="Times New Roman" w:cs="Times New Roman"/>
          <w:sz w:val="20"/>
          <w:szCs w:val="20"/>
        </w:rPr>
        <w:t xml:space="preserve">do en pruebas de confiabilidad) </w:t>
      </w:r>
      <w:r w:rsidRPr="00D87201">
        <w:rPr>
          <w:rFonts w:ascii="Times New Roman" w:hAnsi="Times New Roman" w:cs="Times New Roman"/>
          <w:sz w:val="20"/>
          <w:szCs w:val="20"/>
        </w:rPr>
        <w:t>[6]</w:t>
      </w:r>
      <w:r>
        <w:rPr>
          <w:rFonts w:ascii="Times New Roman" w:hAnsi="Times New Roman" w:cs="Times New Roman"/>
          <w:sz w:val="20"/>
          <w:szCs w:val="20"/>
        </w:rPr>
        <w:t>.</w:t>
      </w:r>
    </w:p>
    <w:p w14:paraId="40F2E1DF" w14:textId="20917A10" w:rsidR="006A78BE" w:rsidRPr="00C06BAB" w:rsidRDefault="00D87201" w:rsidP="00647BCF">
      <w:pPr>
        <w:spacing w:after="0" w:line="240" w:lineRule="auto"/>
        <w:jc w:val="both"/>
        <w:rPr>
          <w:rFonts w:ascii="Times New Roman" w:hAnsi="Times New Roman" w:cs="Times New Roman"/>
          <w:color w:val="FF0000"/>
          <w:sz w:val="20"/>
          <w:szCs w:val="20"/>
          <w:lang w:val="es-EC"/>
          <w:rPrChange w:id="5" w:author="Wilson Chango" w:date="2022-08-18T17:40:00Z">
            <w:rPr>
              <w:rFonts w:ascii="Times New Roman" w:hAnsi="Times New Roman" w:cs="Times New Roman"/>
              <w:sz w:val="20"/>
              <w:szCs w:val="20"/>
              <w:lang w:val="es-EC"/>
            </w:rPr>
          </w:rPrChange>
        </w:rPr>
      </w:pPr>
      <w:r>
        <w:rPr>
          <w:rFonts w:ascii="Times New Roman" w:hAnsi="Times New Roman" w:cs="Times New Roman"/>
          <w:sz w:val="20"/>
          <w:szCs w:val="20"/>
        </w:rPr>
        <w:t>Considerando que una</w:t>
      </w:r>
      <w:r w:rsidRPr="00D87201">
        <w:rPr>
          <w:rFonts w:ascii="Times New Roman" w:hAnsi="Times New Roman" w:cs="Times New Roman"/>
          <w:sz w:val="20"/>
          <w:szCs w:val="20"/>
        </w:rPr>
        <w:t xml:space="preserve"> red inteligente maneja grandes cantidades de datos y es de misión crítica, requiere una comunicación ubicua, confiable y en tiempo real. </w:t>
      </w:r>
      <w:r w:rsidR="0014189A">
        <w:rPr>
          <w:rFonts w:ascii="Times New Roman" w:hAnsi="Times New Roman" w:cs="Times New Roman"/>
          <w:sz w:val="20"/>
          <w:szCs w:val="20"/>
        </w:rPr>
        <w:t xml:space="preserve">Usando </w:t>
      </w:r>
      <w:proofErr w:type="spellStart"/>
      <w:r w:rsidR="0014189A">
        <w:rPr>
          <w:rFonts w:ascii="Times New Roman" w:hAnsi="Times New Roman" w:cs="Times New Roman"/>
          <w:sz w:val="20"/>
          <w:szCs w:val="20"/>
        </w:rPr>
        <w:t>IdC</w:t>
      </w:r>
      <w:proofErr w:type="spellEnd"/>
      <w:r w:rsidR="0014189A">
        <w:rPr>
          <w:rFonts w:ascii="Times New Roman" w:hAnsi="Times New Roman" w:cs="Times New Roman"/>
          <w:sz w:val="20"/>
          <w:szCs w:val="20"/>
        </w:rPr>
        <w:t xml:space="preserve"> se dispone </w:t>
      </w:r>
      <w:r w:rsidRPr="00D87201">
        <w:rPr>
          <w:rFonts w:ascii="Times New Roman" w:hAnsi="Times New Roman" w:cs="Times New Roman"/>
          <w:sz w:val="20"/>
          <w:szCs w:val="20"/>
        </w:rPr>
        <w:t xml:space="preserve">el potencial de conectar todos los objetos del mundo a través de Internet, </w:t>
      </w:r>
      <w:r w:rsidR="0014189A">
        <w:rPr>
          <w:rFonts w:ascii="Times New Roman" w:hAnsi="Times New Roman" w:cs="Times New Roman"/>
          <w:sz w:val="20"/>
          <w:szCs w:val="20"/>
        </w:rPr>
        <w:t>permitiendo</w:t>
      </w:r>
      <w:r w:rsidRPr="00D87201">
        <w:rPr>
          <w:rFonts w:ascii="Times New Roman" w:hAnsi="Times New Roman" w:cs="Times New Roman"/>
          <w:sz w:val="20"/>
          <w:szCs w:val="20"/>
        </w:rPr>
        <w:t xml:space="preserve"> una sólida infraestructura </w:t>
      </w:r>
      <w:r w:rsidR="0014189A">
        <w:rPr>
          <w:rFonts w:ascii="Times New Roman" w:hAnsi="Times New Roman" w:cs="Times New Roman"/>
          <w:sz w:val="20"/>
          <w:szCs w:val="20"/>
        </w:rPr>
        <w:t>de transmisión de información en una</w:t>
      </w:r>
      <w:r w:rsidRPr="00D87201">
        <w:rPr>
          <w:rFonts w:ascii="Times New Roman" w:hAnsi="Times New Roman" w:cs="Times New Roman"/>
          <w:sz w:val="20"/>
          <w:szCs w:val="20"/>
        </w:rPr>
        <w:t xml:space="preserve"> red inteligente. </w:t>
      </w:r>
      <w:r w:rsidR="0014189A">
        <w:rPr>
          <w:rFonts w:ascii="Times New Roman" w:hAnsi="Times New Roman" w:cs="Times New Roman"/>
          <w:sz w:val="20"/>
          <w:szCs w:val="20"/>
        </w:rPr>
        <w:t>Por otro lado, existen</w:t>
      </w:r>
      <w:r w:rsidRPr="00D87201">
        <w:rPr>
          <w:rFonts w:ascii="Times New Roman" w:hAnsi="Times New Roman" w:cs="Times New Roman"/>
          <w:sz w:val="20"/>
          <w:szCs w:val="20"/>
        </w:rPr>
        <w:t xml:space="preserve"> muchos protocol</w:t>
      </w:r>
      <w:r w:rsidR="0014189A">
        <w:rPr>
          <w:rFonts w:ascii="Times New Roman" w:hAnsi="Times New Roman" w:cs="Times New Roman"/>
          <w:sz w:val="20"/>
          <w:szCs w:val="20"/>
        </w:rPr>
        <w:t>os, estándares y métodos</w:t>
      </w:r>
      <w:r w:rsidRPr="00D87201">
        <w:rPr>
          <w:rFonts w:ascii="Times New Roman" w:hAnsi="Times New Roman" w:cs="Times New Roman"/>
          <w:sz w:val="20"/>
          <w:szCs w:val="20"/>
        </w:rPr>
        <w:t xml:space="preserve"> para la comunicación en la red inteligente. </w:t>
      </w:r>
      <w:r w:rsidRPr="00647BCF">
        <w:rPr>
          <w:rFonts w:ascii="Times New Roman" w:hAnsi="Times New Roman" w:cs="Times New Roman"/>
          <w:sz w:val="20"/>
          <w:szCs w:val="20"/>
        </w:rPr>
        <w:t>El estándar de comunicación comúnmente aplicado, IEC 61850,</w:t>
      </w:r>
      <w:r w:rsidRPr="00D87201">
        <w:rPr>
          <w:rFonts w:ascii="Times New Roman" w:hAnsi="Times New Roman" w:cs="Times New Roman"/>
          <w:sz w:val="20"/>
          <w:szCs w:val="20"/>
        </w:rPr>
        <w:t xml:space="preserve"> recomienda el uso del protocolo de mensajes técnicos de fabricación (MMS) para la comunicación en una red de área local (LAN) y el protocolo de presencia y mensajería abierta (XMPP) en la red extendida (WAN). Sin embargo, un amplio grupo de investigación sobre el tema compara el compor</w:t>
      </w:r>
      <w:r w:rsidR="006707E2">
        <w:rPr>
          <w:rFonts w:ascii="Times New Roman" w:hAnsi="Times New Roman" w:cs="Times New Roman"/>
          <w:sz w:val="20"/>
          <w:szCs w:val="20"/>
        </w:rPr>
        <w:t xml:space="preserve">tamiento de otros protocolos </w:t>
      </w:r>
      <w:proofErr w:type="spellStart"/>
      <w:r w:rsidR="006707E2">
        <w:rPr>
          <w:rFonts w:ascii="Times New Roman" w:hAnsi="Times New Roman" w:cs="Times New Roman"/>
          <w:sz w:val="20"/>
          <w:szCs w:val="20"/>
        </w:rPr>
        <w:t>IdC</w:t>
      </w:r>
      <w:proofErr w:type="spellEnd"/>
      <w:r w:rsidRPr="00D87201">
        <w:rPr>
          <w:rFonts w:ascii="Times New Roman" w:hAnsi="Times New Roman" w:cs="Times New Roman"/>
          <w:sz w:val="20"/>
          <w:szCs w:val="20"/>
        </w:rPr>
        <w:t xml:space="preserve"> y propuestas estándar en redes inteligentes. Por otro lado, la vertiginosa penetración de F</w:t>
      </w:r>
      <w:r w:rsidR="006707E2">
        <w:rPr>
          <w:rFonts w:ascii="Times New Roman" w:hAnsi="Times New Roman" w:cs="Times New Roman"/>
          <w:sz w:val="20"/>
          <w:szCs w:val="20"/>
        </w:rPr>
        <w:t>uentes de Energía Renovable (FER</w:t>
      </w:r>
      <w:r w:rsidRPr="00D87201">
        <w:rPr>
          <w:rFonts w:ascii="Times New Roman" w:hAnsi="Times New Roman" w:cs="Times New Roman"/>
          <w:sz w:val="20"/>
          <w:szCs w:val="20"/>
        </w:rPr>
        <w:t xml:space="preserve">), especialmente en forma de </w:t>
      </w:r>
      <w:proofErr w:type="spellStart"/>
      <w:r w:rsidRPr="00D87201">
        <w:rPr>
          <w:rFonts w:ascii="Times New Roman" w:hAnsi="Times New Roman" w:cs="Times New Roman"/>
          <w:sz w:val="20"/>
          <w:szCs w:val="20"/>
        </w:rPr>
        <w:t>Microgrid</w:t>
      </w:r>
      <w:proofErr w:type="spellEnd"/>
      <w:r w:rsidRPr="00D87201">
        <w:rPr>
          <w:rFonts w:ascii="Times New Roman" w:hAnsi="Times New Roman" w:cs="Times New Roman"/>
          <w:sz w:val="20"/>
          <w:szCs w:val="20"/>
        </w:rPr>
        <w:t xml:space="preserve">, transformó la estructura de control central de la red inteligente en un modelo distribuido llamado </w:t>
      </w:r>
      <w:proofErr w:type="spellStart"/>
      <w:r w:rsidRPr="00D87201">
        <w:rPr>
          <w:rFonts w:ascii="Times New Roman" w:hAnsi="Times New Roman" w:cs="Times New Roman"/>
          <w:sz w:val="20"/>
          <w:szCs w:val="20"/>
        </w:rPr>
        <w:t>MultipleAgent</w:t>
      </w:r>
      <w:proofErr w:type="spellEnd"/>
      <w:r w:rsidRPr="00D87201">
        <w:rPr>
          <w:rFonts w:ascii="Times New Roman" w:hAnsi="Times New Roman" w:cs="Times New Roman"/>
          <w:sz w:val="20"/>
          <w:szCs w:val="20"/>
        </w:rPr>
        <w:t xml:space="preserve"> </w:t>
      </w:r>
      <w:proofErr w:type="spellStart"/>
      <w:r w:rsidRPr="00D87201">
        <w:rPr>
          <w:rFonts w:ascii="Times New Roman" w:hAnsi="Times New Roman" w:cs="Times New Roman"/>
          <w:sz w:val="20"/>
          <w:szCs w:val="20"/>
        </w:rPr>
        <w:t>Systems</w:t>
      </w:r>
      <w:proofErr w:type="spellEnd"/>
      <w:r w:rsidRPr="00D87201">
        <w:rPr>
          <w:rFonts w:ascii="Times New Roman" w:hAnsi="Times New Roman" w:cs="Times New Roman"/>
          <w:sz w:val="20"/>
          <w:szCs w:val="20"/>
        </w:rPr>
        <w:t xml:space="preserve"> (MAS). Este nuevo enfoque ha identificado nuevos requisitos de comunicación y, más específicamente, los requisitos específicos de protocolo</w:t>
      </w:r>
      <w:r w:rsidR="006707E2">
        <w:rPr>
          <w:rFonts w:ascii="Times New Roman" w:hAnsi="Times New Roman" w:cs="Times New Roman"/>
          <w:sz w:val="20"/>
          <w:szCs w:val="20"/>
        </w:rPr>
        <w:t>s para</w:t>
      </w:r>
      <w:r w:rsidRPr="00D87201">
        <w:rPr>
          <w:rFonts w:ascii="Times New Roman" w:hAnsi="Times New Roman" w:cs="Times New Roman"/>
          <w:sz w:val="20"/>
          <w:szCs w:val="20"/>
        </w:rPr>
        <w:t xml:space="preserve"> </w:t>
      </w:r>
      <w:proofErr w:type="spellStart"/>
      <w:r w:rsidRPr="00D87201">
        <w:rPr>
          <w:rFonts w:ascii="Times New Roman" w:hAnsi="Times New Roman" w:cs="Times New Roman"/>
          <w:sz w:val="20"/>
          <w:szCs w:val="20"/>
        </w:rPr>
        <w:t>I</w:t>
      </w:r>
      <w:r w:rsidR="006707E2">
        <w:rPr>
          <w:rFonts w:ascii="Times New Roman" w:hAnsi="Times New Roman" w:cs="Times New Roman"/>
          <w:sz w:val="20"/>
          <w:szCs w:val="20"/>
        </w:rPr>
        <w:t>dC</w:t>
      </w:r>
      <w:proofErr w:type="spellEnd"/>
      <w:r w:rsidR="006707E2">
        <w:rPr>
          <w:rFonts w:ascii="Times New Roman" w:hAnsi="Times New Roman" w:cs="Times New Roman"/>
          <w:sz w:val="20"/>
          <w:szCs w:val="20"/>
        </w:rPr>
        <w:t xml:space="preserve"> </w:t>
      </w:r>
      <w:r w:rsidRPr="00D87201">
        <w:rPr>
          <w:rFonts w:ascii="Times New Roman" w:hAnsi="Times New Roman" w:cs="Times New Roman"/>
          <w:sz w:val="20"/>
          <w:szCs w:val="20"/>
        </w:rPr>
        <w:t xml:space="preserve">[7]. </w:t>
      </w:r>
      <w:commentRangeStart w:id="6"/>
      <w:r w:rsidRPr="00C06BAB">
        <w:rPr>
          <w:rFonts w:ascii="Times New Roman" w:hAnsi="Times New Roman" w:cs="Times New Roman"/>
          <w:color w:val="FF0000"/>
          <w:sz w:val="20"/>
          <w:szCs w:val="20"/>
          <w:rPrChange w:id="7" w:author="Wilson Chango" w:date="2022-08-18T17:40:00Z">
            <w:rPr>
              <w:rFonts w:ascii="Times New Roman" w:hAnsi="Times New Roman" w:cs="Times New Roman"/>
              <w:sz w:val="20"/>
              <w:szCs w:val="20"/>
            </w:rPr>
          </w:rPrChange>
        </w:rPr>
        <w:t xml:space="preserve">También </w:t>
      </w:r>
      <w:r w:rsidR="006707E2" w:rsidRPr="00C06BAB">
        <w:rPr>
          <w:rFonts w:ascii="Times New Roman" w:hAnsi="Times New Roman" w:cs="Times New Roman"/>
          <w:color w:val="FF0000"/>
          <w:sz w:val="20"/>
          <w:szCs w:val="20"/>
          <w:rPrChange w:id="8" w:author="Wilson Chango" w:date="2022-08-18T17:40:00Z">
            <w:rPr>
              <w:rFonts w:ascii="Times New Roman" w:hAnsi="Times New Roman" w:cs="Times New Roman"/>
              <w:sz w:val="20"/>
              <w:szCs w:val="20"/>
            </w:rPr>
          </w:rPrChange>
        </w:rPr>
        <w:t>es importante destacar</w:t>
      </w:r>
      <w:r w:rsidRPr="00C06BAB">
        <w:rPr>
          <w:rFonts w:ascii="Times New Roman" w:hAnsi="Times New Roman" w:cs="Times New Roman"/>
          <w:color w:val="FF0000"/>
          <w:sz w:val="20"/>
          <w:szCs w:val="20"/>
          <w:rPrChange w:id="9" w:author="Wilson Chango" w:date="2022-08-18T17:40:00Z">
            <w:rPr>
              <w:rFonts w:ascii="Times New Roman" w:hAnsi="Times New Roman" w:cs="Times New Roman"/>
              <w:sz w:val="20"/>
              <w:szCs w:val="20"/>
            </w:rPr>
          </w:rPrChange>
        </w:rPr>
        <w:t xml:space="preserve"> el uso de la información </w:t>
      </w:r>
      <w:r w:rsidR="006707E2" w:rsidRPr="00C06BAB">
        <w:rPr>
          <w:rFonts w:ascii="Times New Roman" w:hAnsi="Times New Roman" w:cs="Times New Roman"/>
          <w:color w:val="FF0000"/>
          <w:sz w:val="20"/>
          <w:szCs w:val="20"/>
          <w:rPrChange w:id="10" w:author="Wilson Chango" w:date="2022-08-18T17:40:00Z">
            <w:rPr>
              <w:rFonts w:ascii="Times New Roman" w:hAnsi="Times New Roman" w:cs="Times New Roman"/>
              <w:sz w:val="20"/>
              <w:szCs w:val="20"/>
            </w:rPr>
          </w:rPrChange>
        </w:rPr>
        <w:t>derivada de</w:t>
      </w:r>
      <w:r w:rsidRPr="00C06BAB">
        <w:rPr>
          <w:rFonts w:ascii="Times New Roman" w:hAnsi="Times New Roman" w:cs="Times New Roman"/>
          <w:color w:val="FF0000"/>
          <w:sz w:val="20"/>
          <w:szCs w:val="20"/>
          <w:rPrChange w:id="11" w:author="Wilson Chango" w:date="2022-08-18T17:40:00Z">
            <w:rPr>
              <w:rFonts w:ascii="Times New Roman" w:hAnsi="Times New Roman" w:cs="Times New Roman"/>
              <w:sz w:val="20"/>
              <w:szCs w:val="20"/>
            </w:rPr>
          </w:rPrChange>
        </w:rPr>
        <w:t>l medidor inteligente en los programas piloto d</w:t>
      </w:r>
      <w:r w:rsidR="006707E2" w:rsidRPr="00C06BAB">
        <w:rPr>
          <w:rFonts w:ascii="Times New Roman" w:hAnsi="Times New Roman" w:cs="Times New Roman"/>
          <w:color w:val="FF0000"/>
          <w:sz w:val="20"/>
          <w:szCs w:val="20"/>
          <w:rPrChange w:id="12" w:author="Wilson Chango" w:date="2022-08-18T17:40:00Z">
            <w:rPr>
              <w:rFonts w:ascii="Times New Roman" w:hAnsi="Times New Roman" w:cs="Times New Roman"/>
              <w:sz w:val="20"/>
              <w:szCs w:val="20"/>
            </w:rPr>
          </w:rPrChange>
        </w:rPr>
        <w:t>e energía de la comunidad de impacto</w:t>
      </w:r>
      <w:r w:rsidR="001B3E5D" w:rsidRPr="00C06BAB">
        <w:rPr>
          <w:rFonts w:ascii="Times New Roman" w:hAnsi="Times New Roman" w:cs="Times New Roman"/>
          <w:color w:val="FF0000"/>
          <w:sz w:val="20"/>
          <w:szCs w:val="20"/>
          <w:rPrChange w:id="13" w:author="Wilson Chango" w:date="2022-08-18T17:40:00Z">
            <w:rPr>
              <w:rFonts w:ascii="Times New Roman" w:hAnsi="Times New Roman" w:cs="Times New Roman"/>
              <w:sz w:val="20"/>
              <w:szCs w:val="20"/>
            </w:rPr>
          </w:rPrChange>
        </w:rPr>
        <w:t xml:space="preserve"> </w:t>
      </w:r>
      <w:r w:rsidRPr="00C06BAB">
        <w:rPr>
          <w:rFonts w:ascii="Times New Roman" w:hAnsi="Times New Roman" w:cs="Times New Roman"/>
          <w:color w:val="FF0000"/>
          <w:sz w:val="20"/>
          <w:szCs w:val="20"/>
          <w:rPrChange w:id="14" w:author="Wilson Chango" w:date="2022-08-18T17:40:00Z">
            <w:rPr>
              <w:rFonts w:ascii="Times New Roman" w:hAnsi="Times New Roman" w:cs="Times New Roman"/>
              <w:sz w:val="20"/>
              <w:szCs w:val="20"/>
            </w:rPr>
          </w:rPrChange>
        </w:rPr>
        <w:t>[8]</w:t>
      </w:r>
      <w:r w:rsidR="006707E2" w:rsidRPr="00C06BAB">
        <w:rPr>
          <w:rFonts w:ascii="Times New Roman" w:hAnsi="Times New Roman" w:cs="Times New Roman"/>
          <w:color w:val="FF0000"/>
          <w:sz w:val="20"/>
          <w:szCs w:val="20"/>
          <w:rPrChange w:id="15" w:author="Wilson Chango" w:date="2022-08-18T17:40:00Z">
            <w:rPr>
              <w:rFonts w:ascii="Times New Roman" w:hAnsi="Times New Roman" w:cs="Times New Roman"/>
              <w:sz w:val="20"/>
              <w:szCs w:val="20"/>
            </w:rPr>
          </w:rPrChange>
        </w:rPr>
        <w:t xml:space="preserve"> para desarrollar programas piloto de eficiencia energética</w:t>
      </w:r>
      <w:r w:rsidR="00B6232A" w:rsidRPr="00C06BAB">
        <w:rPr>
          <w:rFonts w:ascii="Times New Roman" w:hAnsi="Times New Roman" w:cs="Times New Roman"/>
          <w:color w:val="FF0000"/>
          <w:sz w:val="20"/>
          <w:szCs w:val="20"/>
          <w:lang w:val="es-EC"/>
          <w:rPrChange w:id="16" w:author="Wilson Chango" w:date="2022-08-18T17:40:00Z">
            <w:rPr>
              <w:rFonts w:ascii="Times New Roman" w:hAnsi="Times New Roman" w:cs="Times New Roman"/>
              <w:sz w:val="20"/>
              <w:szCs w:val="20"/>
              <w:lang w:val="es-EC"/>
            </w:rPr>
          </w:rPrChange>
        </w:rPr>
        <w:t>.</w:t>
      </w:r>
      <w:commentRangeEnd w:id="6"/>
      <w:r w:rsidR="00013AFB" w:rsidRPr="00C06BAB">
        <w:rPr>
          <w:rStyle w:val="CommentReference"/>
          <w:color w:val="FF0000"/>
          <w:rPrChange w:id="17" w:author="Wilson Chango" w:date="2022-08-18T17:40:00Z">
            <w:rPr>
              <w:rStyle w:val="CommentReference"/>
            </w:rPr>
          </w:rPrChange>
        </w:rPr>
        <w:commentReference w:id="6"/>
      </w:r>
    </w:p>
    <w:p w14:paraId="477111E3" w14:textId="709A9E31" w:rsidR="006707E2" w:rsidRPr="00EC7B3A" w:rsidRDefault="006707E2" w:rsidP="006707E2">
      <w:pPr>
        <w:pStyle w:val="ListParagraph"/>
        <w:numPr>
          <w:ilvl w:val="0"/>
          <w:numId w:val="2"/>
        </w:numPr>
        <w:spacing w:before="120" w:after="120" w:line="240" w:lineRule="auto"/>
        <w:ind w:left="425" w:hanging="425"/>
        <w:contextualSpacing w:val="0"/>
        <w:jc w:val="center"/>
        <w:rPr>
          <w:rFonts w:ascii="Times New Roman" w:hAnsi="Times New Roman" w:cs="Times New Roman"/>
          <w:smallCaps/>
          <w:sz w:val="20"/>
        </w:rPr>
      </w:pPr>
      <w:r>
        <w:rPr>
          <w:rFonts w:ascii="Times New Roman" w:hAnsi="Times New Roman" w:cs="Times New Roman"/>
          <w:smallCaps/>
          <w:sz w:val="20"/>
        </w:rPr>
        <w:t>Trabajos Relacionados</w:t>
      </w:r>
    </w:p>
    <w:p w14:paraId="1028671D" w14:textId="789DD9EB" w:rsidR="006707E2" w:rsidRPr="006707E2" w:rsidRDefault="006707E2" w:rsidP="006707E2">
      <w:pPr>
        <w:spacing w:after="120" w:line="240" w:lineRule="auto"/>
        <w:ind w:firstLine="284"/>
        <w:jc w:val="both"/>
        <w:rPr>
          <w:rFonts w:ascii="Times New Roman" w:hAnsi="Times New Roman" w:cs="Times New Roman"/>
          <w:sz w:val="20"/>
          <w:szCs w:val="20"/>
        </w:rPr>
      </w:pPr>
      <w:r>
        <w:rPr>
          <w:rFonts w:ascii="Times New Roman" w:hAnsi="Times New Roman" w:cs="Times New Roman"/>
          <w:sz w:val="20"/>
          <w:szCs w:val="20"/>
        </w:rPr>
        <w:t>E</w:t>
      </w:r>
      <w:r w:rsidRPr="006707E2">
        <w:rPr>
          <w:rFonts w:ascii="Times New Roman" w:hAnsi="Times New Roman" w:cs="Times New Roman"/>
          <w:sz w:val="20"/>
          <w:szCs w:val="20"/>
        </w:rPr>
        <w:t>n los países desarrollados se está implementando redes eléct</w:t>
      </w:r>
      <w:r>
        <w:rPr>
          <w:rFonts w:ascii="Times New Roman" w:hAnsi="Times New Roman" w:cs="Times New Roman"/>
          <w:sz w:val="20"/>
          <w:szCs w:val="20"/>
        </w:rPr>
        <w:t>ricas inteligentes denominadas S</w:t>
      </w:r>
      <w:r w:rsidRPr="006707E2">
        <w:rPr>
          <w:rFonts w:ascii="Times New Roman" w:hAnsi="Times New Roman" w:cs="Times New Roman"/>
          <w:sz w:val="20"/>
          <w:szCs w:val="20"/>
        </w:rPr>
        <w:t xml:space="preserve">mart </w:t>
      </w:r>
      <w:proofErr w:type="spellStart"/>
      <w:r>
        <w:rPr>
          <w:rFonts w:ascii="Times New Roman" w:hAnsi="Times New Roman" w:cs="Times New Roman"/>
          <w:sz w:val="20"/>
          <w:szCs w:val="20"/>
        </w:rPr>
        <w:t>G</w:t>
      </w:r>
      <w:r w:rsidRPr="006707E2">
        <w:rPr>
          <w:rFonts w:ascii="Times New Roman" w:hAnsi="Times New Roman" w:cs="Times New Roman"/>
          <w:sz w:val="20"/>
          <w:szCs w:val="20"/>
        </w:rPr>
        <w:t>rids</w:t>
      </w:r>
      <w:proofErr w:type="spellEnd"/>
      <w:r w:rsidRPr="006707E2">
        <w:rPr>
          <w:rFonts w:ascii="Times New Roman" w:hAnsi="Times New Roman" w:cs="Times New Roman"/>
          <w:sz w:val="20"/>
          <w:szCs w:val="20"/>
        </w:rPr>
        <w:t>, sin embargo, en nuestro país actualmente se están desarrollan</w:t>
      </w:r>
      <w:r>
        <w:rPr>
          <w:rFonts w:ascii="Times New Roman" w:hAnsi="Times New Roman" w:cs="Times New Roman"/>
          <w:sz w:val="20"/>
          <w:szCs w:val="20"/>
        </w:rPr>
        <w:t>do programas piloto</w:t>
      </w:r>
      <w:r w:rsidRPr="006707E2">
        <w:rPr>
          <w:rFonts w:ascii="Times New Roman" w:hAnsi="Times New Roman" w:cs="Times New Roman"/>
          <w:sz w:val="20"/>
          <w:szCs w:val="20"/>
        </w:rPr>
        <w:t xml:space="preserve">. </w:t>
      </w:r>
      <w:r>
        <w:rPr>
          <w:rFonts w:ascii="Times New Roman" w:hAnsi="Times New Roman" w:cs="Times New Roman"/>
          <w:sz w:val="20"/>
          <w:szCs w:val="20"/>
        </w:rPr>
        <w:t>En [9]</w:t>
      </w:r>
      <w:r w:rsidRPr="006707E2">
        <w:rPr>
          <w:rFonts w:ascii="Times New Roman" w:hAnsi="Times New Roman" w:cs="Times New Roman"/>
          <w:sz w:val="20"/>
          <w:szCs w:val="20"/>
        </w:rPr>
        <w:t xml:space="preserve"> se realiza el análisis de los métodos, elementos y herramientas tecnológicas de medición de consumo de energía eléctrica en viviendas y edificios. El estudio está enfocado principalmente en la lectura automática de medidores (AMR) para determinar el consumo de los sistemas de iluminación, HVAC, telecomunicaciones y dispositivos electrodomésticos para el hogar, oficinas y entornos de trabajo. Se presenta un sistema de medición y análisis de consumo eléctrico usando nodos de medición de consumo integrado en una red de medidores usando una infraestructura </w:t>
      </w:r>
      <w:proofErr w:type="spellStart"/>
      <w:r>
        <w:rPr>
          <w:rFonts w:ascii="Times New Roman" w:hAnsi="Times New Roman" w:cs="Times New Roman"/>
          <w:sz w:val="20"/>
          <w:szCs w:val="20"/>
        </w:rPr>
        <w:t>IdC</w:t>
      </w:r>
      <w:proofErr w:type="spellEnd"/>
      <w:r w:rsidRPr="006707E2">
        <w:rPr>
          <w:rFonts w:ascii="Times New Roman" w:hAnsi="Times New Roman" w:cs="Times New Roman"/>
          <w:sz w:val="20"/>
          <w:szCs w:val="20"/>
        </w:rPr>
        <w:t xml:space="preserve"> con protocolo TCP/IP </w:t>
      </w:r>
      <w:proofErr w:type="spellStart"/>
      <w:r w:rsidRPr="006707E2">
        <w:rPr>
          <w:rFonts w:ascii="Times New Roman" w:hAnsi="Times New Roman" w:cs="Times New Roman"/>
          <w:sz w:val="20"/>
          <w:szCs w:val="20"/>
        </w:rPr>
        <w:t>WiFi</w:t>
      </w:r>
      <w:proofErr w:type="spellEnd"/>
      <w:r w:rsidRPr="006707E2">
        <w:rPr>
          <w:rFonts w:ascii="Times New Roman" w:hAnsi="Times New Roman" w:cs="Times New Roman"/>
          <w:sz w:val="20"/>
          <w:szCs w:val="20"/>
        </w:rPr>
        <w:t xml:space="preserve">. La gestión de la energía se realiza utilizando tecnologías abiertas e interoperables multiplataforma para el monitoreo usando </w:t>
      </w:r>
      <w:r w:rsidRPr="006707E2">
        <w:rPr>
          <w:rFonts w:ascii="Times New Roman" w:hAnsi="Times New Roman" w:cs="Times New Roman"/>
          <w:sz w:val="20"/>
          <w:szCs w:val="20"/>
        </w:rPr>
        <w:t>dispositivos</w:t>
      </w:r>
      <w:r>
        <w:rPr>
          <w:rFonts w:ascii="Times New Roman" w:hAnsi="Times New Roman" w:cs="Times New Roman"/>
          <w:sz w:val="20"/>
          <w:szCs w:val="20"/>
        </w:rPr>
        <w:t xml:space="preserve"> e</w:t>
      </w:r>
      <w:r w:rsidRPr="006707E2">
        <w:rPr>
          <w:rFonts w:ascii="Times New Roman" w:hAnsi="Times New Roman" w:cs="Times New Roman"/>
          <w:sz w:val="20"/>
          <w:szCs w:val="20"/>
        </w:rPr>
        <w:t xml:space="preserve"> interfaces de usuario como teléfonos inteligentes, tablet</w:t>
      </w:r>
      <w:r w:rsidR="00887EB7">
        <w:rPr>
          <w:rFonts w:ascii="Times New Roman" w:hAnsi="Times New Roman" w:cs="Times New Roman"/>
          <w:sz w:val="20"/>
          <w:szCs w:val="20"/>
        </w:rPr>
        <w:t>a</w:t>
      </w:r>
      <w:r w:rsidRPr="006707E2">
        <w:rPr>
          <w:rFonts w:ascii="Times New Roman" w:hAnsi="Times New Roman" w:cs="Times New Roman"/>
          <w:sz w:val="20"/>
          <w:szCs w:val="20"/>
        </w:rPr>
        <w:t>s y computad</w:t>
      </w:r>
      <w:r>
        <w:rPr>
          <w:rFonts w:ascii="Times New Roman" w:hAnsi="Times New Roman" w:cs="Times New Roman"/>
          <w:sz w:val="20"/>
          <w:szCs w:val="20"/>
        </w:rPr>
        <w:t>ores con Sistemas Operativos (SO</w:t>
      </w:r>
      <w:r w:rsidRPr="006707E2">
        <w:rPr>
          <w:rFonts w:ascii="Times New Roman" w:hAnsi="Times New Roman" w:cs="Times New Roman"/>
          <w:sz w:val="20"/>
          <w:szCs w:val="20"/>
        </w:rPr>
        <w:t xml:space="preserve">) de diferentes fabricantes que permiten desplegar servicios </w:t>
      </w:r>
      <w:r>
        <w:rPr>
          <w:rFonts w:ascii="Times New Roman" w:hAnsi="Times New Roman" w:cs="Times New Roman"/>
          <w:sz w:val="20"/>
          <w:szCs w:val="20"/>
        </w:rPr>
        <w:t>monitoreo</w:t>
      </w:r>
      <w:r w:rsidRPr="006707E2">
        <w:rPr>
          <w:rFonts w:ascii="Times New Roman" w:hAnsi="Times New Roman" w:cs="Times New Roman"/>
          <w:sz w:val="20"/>
          <w:szCs w:val="20"/>
        </w:rPr>
        <w:t xml:space="preserve"> </w:t>
      </w:r>
      <w:r>
        <w:rPr>
          <w:rFonts w:ascii="Times New Roman" w:hAnsi="Times New Roman" w:cs="Times New Roman"/>
          <w:sz w:val="20"/>
          <w:szCs w:val="20"/>
        </w:rPr>
        <w:t xml:space="preserve">con integración en la nube. </w:t>
      </w:r>
    </w:p>
    <w:p w14:paraId="177A3C89" w14:textId="2504FEE7" w:rsidR="006707E2" w:rsidRDefault="006707E2" w:rsidP="00647BCF">
      <w:pPr>
        <w:spacing w:after="120" w:line="240" w:lineRule="auto"/>
        <w:ind w:firstLine="284"/>
        <w:jc w:val="both"/>
        <w:rPr>
          <w:rFonts w:ascii="Times New Roman" w:hAnsi="Times New Roman" w:cs="Times New Roman"/>
          <w:sz w:val="20"/>
          <w:szCs w:val="20"/>
        </w:rPr>
      </w:pPr>
      <w:r w:rsidRPr="006707E2">
        <w:rPr>
          <w:rFonts w:ascii="Times New Roman" w:hAnsi="Times New Roman" w:cs="Times New Roman"/>
          <w:sz w:val="20"/>
          <w:szCs w:val="20"/>
        </w:rPr>
        <w:t xml:space="preserve">En </w:t>
      </w:r>
      <w:r w:rsidR="007A0040">
        <w:rPr>
          <w:rFonts w:ascii="Times New Roman" w:hAnsi="Times New Roman" w:cs="Times New Roman"/>
          <w:sz w:val="20"/>
          <w:szCs w:val="20"/>
        </w:rPr>
        <w:t>el trabajo presentado en [10]</w:t>
      </w:r>
      <w:r w:rsidRPr="006707E2">
        <w:rPr>
          <w:rFonts w:ascii="Times New Roman" w:hAnsi="Times New Roman" w:cs="Times New Roman"/>
          <w:sz w:val="20"/>
          <w:szCs w:val="20"/>
        </w:rPr>
        <w:t xml:space="preserve"> se desarrollan tres alternativas de consumo eléctrico para sostener las comunicaciones, según la investigación </w:t>
      </w:r>
      <w:r w:rsidR="007A0040">
        <w:rPr>
          <w:rFonts w:ascii="Times New Roman" w:hAnsi="Times New Roman" w:cs="Times New Roman"/>
          <w:sz w:val="20"/>
          <w:szCs w:val="20"/>
        </w:rPr>
        <w:t xml:space="preserve">se establece </w:t>
      </w:r>
      <w:r w:rsidRPr="006707E2">
        <w:rPr>
          <w:rFonts w:ascii="Times New Roman" w:hAnsi="Times New Roman" w:cs="Times New Roman"/>
          <w:sz w:val="20"/>
          <w:szCs w:val="20"/>
        </w:rPr>
        <w:t>un esquema de gestión de</w:t>
      </w:r>
      <w:r w:rsidR="007A0040">
        <w:rPr>
          <w:rFonts w:ascii="Times New Roman" w:hAnsi="Times New Roman" w:cs="Times New Roman"/>
          <w:sz w:val="20"/>
          <w:szCs w:val="20"/>
        </w:rPr>
        <w:t xml:space="preserve"> la energía para entornos de </w:t>
      </w:r>
      <w:proofErr w:type="spellStart"/>
      <w:r w:rsidR="007A0040">
        <w:rPr>
          <w:rFonts w:ascii="Times New Roman" w:hAnsi="Times New Roman" w:cs="Times New Roman"/>
          <w:sz w:val="20"/>
          <w:szCs w:val="20"/>
        </w:rPr>
        <w:t>IdC</w:t>
      </w:r>
      <w:proofErr w:type="spellEnd"/>
      <w:r w:rsidRPr="006707E2">
        <w:rPr>
          <w:rFonts w:ascii="Times New Roman" w:hAnsi="Times New Roman" w:cs="Times New Roman"/>
          <w:sz w:val="20"/>
          <w:szCs w:val="20"/>
        </w:rPr>
        <w:t xml:space="preserve"> ecológico</w:t>
      </w:r>
      <w:r w:rsidR="007A0040">
        <w:rPr>
          <w:rFonts w:ascii="Times New Roman" w:hAnsi="Times New Roman" w:cs="Times New Roman"/>
          <w:sz w:val="20"/>
          <w:szCs w:val="20"/>
        </w:rPr>
        <w:t xml:space="preserve">. </w:t>
      </w:r>
      <w:r w:rsidRPr="006707E2">
        <w:rPr>
          <w:rFonts w:ascii="Times New Roman" w:hAnsi="Times New Roman" w:cs="Times New Roman"/>
          <w:sz w:val="20"/>
          <w:szCs w:val="20"/>
        </w:rPr>
        <w:t xml:space="preserve">Se </w:t>
      </w:r>
      <w:r w:rsidR="007A0040">
        <w:rPr>
          <w:rFonts w:ascii="Times New Roman" w:hAnsi="Times New Roman" w:cs="Times New Roman"/>
          <w:sz w:val="20"/>
          <w:szCs w:val="20"/>
        </w:rPr>
        <w:t>destaca</w:t>
      </w:r>
      <w:r w:rsidRPr="006707E2">
        <w:rPr>
          <w:rFonts w:ascii="Times New Roman" w:hAnsi="Times New Roman" w:cs="Times New Roman"/>
          <w:sz w:val="20"/>
          <w:szCs w:val="20"/>
        </w:rPr>
        <w:t xml:space="preserve"> que la mayorí</w:t>
      </w:r>
      <w:r w:rsidR="007A0040">
        <w:rPr>
          <w:rFonts w:ascii="Times New Roman" w:hAnsi="Times New Roman" w:cs="Times New Roman"/>
          <w:sz w:val="20"/>
          <w:szCs w:val="20"/>
        </w:rPr>
        <w:t xml:space="preserve">a de los diseños de nodos de </w:t>
      </w:r>
      <w:proofErr w:type="spellStart"/>
      <w:r w:rsidR="007A0040">
        <w:rPr>
          <w:rFonts w:ascii="Times New Roman" w:hAnsi="Times New Roman" w:cs="Times New Roman"/>
          <w:sz w:val="20"/>
          <w:szCs w:val="20"/>
        </w:rPr>
        <w:t>IdC</w:t>
      </w:r>
      <w:proofErr w:type="spellEnd"/>
      <w:r w:rsidRPr="006707E2">
        <w:rPr>
          <w:rFonts w:ascii="Times New Roman" w:hAnsi="Times New Roman" w:cs="Times New Roman"/>
          <w:sz w:val="20"/>
          <w:szCs w:val="20"/>
        </w:rPr>
        <w:t xml:space="preserve"> tienen limitaciones de energía. Por lo tanto, mantener una tasa de consumo de energía ideal se ha convertido en uno de los desafíos más importantes en </w:t>
      </w:r>
      <w:r w:rsidR="007A0040">
        <w:rPr>
          <w:rFonts w:ascii="Times New Roman" w:hAnsi="Times New Roman" w:cs="Times New Roman"/>
          <w:sz w:val="20"/>
          <w:szCs w:val="20"/>
        </w:rPr>
        <w:t>el campo de investigación</w:t>
      </w:r>
      <w:r w:rsidRPr="006707E2">
        <w:rPr>
          <w:rFonts w:ascii="Times New Roman" w:hAnsi="Times New Roman" w:cs="Times New Roman"/>
          <w:sz w:val="20"/>
          <w:szCs w:val="20"/>
        </w:rPr>
        <w:t xml:space="preserve">. En este </w:t>
      </w:r>
      <w:r w:rsidR="007A0040">
        <w:rPr>
          <w:rFonts w:ascii="Times New Roman" w:hAnsi="Times New Roman" w:cs="Times New Roman"/>
          <w:sz w:val="20"/>
          <w:szCs w:val="20"/>
        </w:rPr>
        <w:t>estudio también</w:t>
      </w:r>
      <w:r w:rsidRPr="006707E2">
        <w:rPr>
          <w:rFonts w:ascii="Times New Roman" w:hAnsi="Times New Roman" w:cs="Times New Roman"/>
          <w:sz w:val="20"/>
          <w:szCs w:val="20"/>
        </w:rPr>
        <w:t xml:space="preserve"> se propone un esquema de gestión de energía de </w:t>
      </w:r>
      <w:r w:rsidR="007A0040">
        <w:rPr>
          <w:rFonts w:ascii="Times New Roman" w:hAnsi="Times New Roman" w:cs="Times New Roman"/>
          <w:sz w:val="20"/>
          <w:szCs w:val="20"/>
        </w:rPr>
        <w:t xml:space="preserve">considerando </w:t>
      </w:r>
      <w:r w:rsidRPr="006707E2">
        <w:rPr>
          <w:rFonts w:ascii="Times New Roman" w:hAnsi="Times New Roman" w:cs="Times New Roman"/>
          <w:sz w:val="20"/>
          <w:szCs w:val="20"/>
        </w:rPr>
        <w:t xml:space="preserve">tipos heterogéneos de nodos con restricciones de energía. El </w:t>
      </w:r>
      <w:r w:rsidR="007A0040">
        <w:rPr>
          <w:rFonts w:ascii="Times New Roman" w:hAnsi="Times New Roman" w:cs="Times New Roman"/>
          <w:sz w:val="20"/>
          <w:szCs w:val="20"/>
        </w:rPr>
        <w:t>sistema</w:t>
      </w:r>
      <w:r w:rsidRPr="006707E2">
        <w:rPr>
          <w:rFonts w:ascii="Times New Roman" w:hAnsi="Times New Roman" w:cs="Times New Roman"/>
          <w:sz w:val="20"/>
          <w:szCs w:val="20"/>
        </w:rPr>
        <w:t xml:space="preserve"> propuesto comprende tres estrategias. La primera estrategia minimiza el volumen de datos que se pueden transmitir a través del entorno </w:t>
      </w:r>
      <w:proofErr w:type="spellStart"/>
      <w:r w:rsidR="007A0040">
        <w:rPr>
          <w:rFonts w:ascii="Times New Roman" w:hAnsi="Times New Roman" w:cs="Times New Roman"/>
          <w:sz w:val="20"/>
          <w:szCs w:val="20"/>
        </w:rPr>
        <w:t>IdC</w:t>
      </w:r>
      <w:proofErr w:type="spellEnd"/>
      <w:r w:rsidRPr="006707E2">
        <w:rPr>
          <w:rFonts w:ascii="Times New Roman" w:hAnsi="Times New Roman" w:cs="Times New Roman"/>
          <w:sz w:val="20"/>
          <w:szCs w:val="20"/>
        </w:rPr>
        <w:t xml:space="preserve">. La segunda estrategia programa el trabajo de los nodos </w:t>
      </w:r>
      <w:proofErr w:type="spellStart"/>
      <w:r w:rsidR="007A0040">
        <w:rPr>
          <w:rFonts w:ascii="Times New Roman" w:hAnsi="Times New Roman" w:cs="Times New Roman"/>
          <w:sz w:val="20"/>
          <w:szCs w:val="20"/>
        </w:rPr>
        <w:t>IdC</w:t>
      </w:r>
      <w:proofErr w:type="spellEnd"/>
      <w:r w:rsidR="007A0040">
        <w:rPr>
          <w:rFonts w:ascii="Times New Roman" w:hAnsi="Times New Roman" w:cs="Times New Roman"/>
          <w:sz w:val="20"/>
          <w:szCs w:val="20"/>
        </w:rPr>
        <w:t xml:space="preserve"> </w:t>
      </w:r>
      <w:r w:rsidRPr="006707E2">
        <w:rPr>
          <w:rFonts w:ascii="Times New Roman" w:hAnsi="Times New Roman" w:cs="Times New Roman"/>
          <w:sz w:val="20"/>
          <w:szCs w:val="20"/>
        </w:rPr>
        <w:t xml:space="preserve">de energía crítica. La tercera estrategia proporciona un escenario de tolerancia a fallas que se puede aplicar para abordar los inevitables problemas de energía que enfrentan los nodos de </w:t>
      </w:r>
      <w:proofErr w:type="spellStart"/>
      <w:r w:rsidRPr="006707E2">
        <w:rPr>
          <w:rFonts w:ascii="Times New Roman" w:hAnsi="Times New Roman" w:cs="Times New Roman"/>
          <w:sz w:val="20"/>
          <w:szCs w:val="20"/>
        </w:rPr>
        <w:t>I</w:t>
      </w:r>
      <w:r w:rsidR="007A0040">
        <w:rPr>
          <w:rFonts w:ascii="Times New Roman" w:hAnsi="Times New Roman" w:cs="Times New Roman"/>
          <w:sz w:val="20"/>
          <w:szCs w:val="20"/>
        </w:rPr>
        <w:t>dC</w:t>
      </w:r>
      <w:proofErr w:type="spellEnd"/>
      <w:r w:rsidR="007A0040">
        <w:rPr>
          <w:rFonts w:ascii="Times New Roman" w:hAnsi="Times New Roman" w:cs="Times New Roman"/>
          <w:sz w:val="20"/>
          <w:szCs w:val="20"/>
        </w:rPr>
        <w:t>. Finalmente, Para probar el sistema</w:t>
      </w:r>
      <w:r w:rsidRPr="006707E2">
        <w:rPr>
          <w:rFonts w:ascii="Times New Roman" w:hAnsi="Times New Roman" w:cs="Times New Roman"/>
          <w:sz w:val="20"/>
          <w:szCs w:val="20"/>
        </w:rPr>
        <w:t xml:space="preserve"> propuesto, se utiliza el simulador de red NS2 para construir una simulaci</w:t>
      </w:r>
      <w:r w:rsidR="007A0040">
        <w:rPr>
          <w:rFonts w:ascii="Times New Roman" w:hAnsi="Times New Roman" w:cs="Times New Roman"/>
          <w:sz w:val="20"/>
          <w:szCs w:val="20"/>
        </w:rPr>
        <w:t xml:space="preserve">ón intensiva del entorno de </w:t>
      </w:r>
      <w:proofErr w:type="spellStart"/>
      <w:r w:rsidR="007A0040">
        <w:rPr>
          <w:rFonts w:ascii="Times New Roman" w:hAnsi="Times New Roman" w:cs="Times New Roman"/>
          <w:sz w:val="20"/>
          <w:szCs w:val="20"/>
        </w:rPr>
        <w:t>IdC</w:t>
      </w:r>
      <w:proofErr w:type="spellEnd"/>
      <w:r w:rsidR="007A0040">
        <w:rPr>
          <w:rFonts w:ascii="Times New Roman" w:hAnsi="Times New Roman" w:cs="Times New Roman"/>
          <w:sz w:val="20"/>
          <w:szCs w:val="20"/>
        </w:rPr>
        <w:t>.</w:t>
      </w:r>
    </w:p>
    <w:p w14:paraId="4BB3BC7C" w14:textId="30A9D772" w:rsidR="007A0040" w:rsidRDefault="007A0040" w:rsidP="00647BCF">
      <w:pPr>
        <w:spacing w:after="120" w:line="240" w:lineRule="auto"/>
        <w:ind w:firstLine="284"/>
        <w:jc w:val="both"/>
        <w:rPr>
          <w:rFonts w:ascii="Times New Roman" w:hAnsi="Times New Roman" w:cs="Times New Roman"/>
          <w:sz w:val="20"/>
          <w:szCs w:val="20"/>
        </w:rPr>
      </w:pPr>
      <w:r>
        <w:rPr>
          <w:rFonts w:ascii="Times New Roman" w:hAnsi="Times New Roman" w:cs="Times New Roman"/>
          <w:sz w:val="20"/>
          <w:szCs w:val="20"/>
        </w:rPr>
        <w:t>Por otro lado, en [11] determinan que l</w:t>
      </w:r>
      <w:r w:rsidRPr="007A0040">
        <w:rPr>
          <w:rFonts w:ascii="Times New Roman" w:hAnsi="Times New Roman" w:cs="Times New Roman"/>
          <w:sz w:val="20"/>
          <w:szCs w:val="20"/>
        </w:rPr>
        <w:t xml:space="preserve">a creciente demanda actual de electricidad requiere soluciones que se alineen mejor con la demanda y el suministro de energía. A pesar de los numerosos beneficios, </w:t>
      </w:r>
      <w:r>
        <w:rPr>
          <w:rFonts w:ascii="Times New Roman" w:hAnsi="Times New Roman" w:cs="Times New Roman"/>
          <w:sz w:val="20"/>
          <w:szCs w:val="20"/>
        </w:rPr>
        <w:t xml:space="preserve">tanto </w:t>
      </w:r>
      <w:r w:rsidRPr="007A0040">
        <w:rPr>
          <w:rFonts w:ascii="Times New Roman" w:hAnsi="Times New Roman" w:cs="Times New Roman"/>
          <w:sz w:val="20"/>
          <w:szCs w:val="20"/>
        </w:rPr>
        <w:t>los medidores inteligentes,</w:t>
      </w:r>
      <w:r>
        <w:rPr>
          <w:rFonts w:ascii="Times New Roman" w:hAnsi="Times New Roman" w:cs="Times New Roman"/>
          <w:sz w:val="20"/>
          <w:szCs w:val="20"/>
        </w:rPr>
        <w:t xml:space="preserve"> así como </w:t>
      </w:r>
      <w:r w:rsidRPr="007A0040">
        <w:rPr>
          <w:rFonts w:ascii="Times New Roman" w:hAnsi="Times New Roman" w:cs="Times New Roman"/>
          <w:sz w:val="20"/>
          <w:szCs w:val="20"/>
        </w:rPr>
        <w:t>una parte de</w:t>
      </w:r>
      <w:r>
        <w:rPr>
          <w:rFonts w:ascii="Times New Roman" w:hAnsi="Times New Roman" w:cs="Times New Roman"/>
          <w:sz w:val="20"/>
          <w:szCs w:val="20"/>
        </w:rPr>
        <w:t>l</w:t>
      </w:r>
      <w:r w:rsidRPr="007A0040">
        <w:rPr>
          <w:rFonts w:ascii="Times New Roman" w:hAnsi="Times New Roman" w:cs="Times New Roman"/>
          <w:sz w:val="20"/>
          <w:szCs w:val="20"/>
        </w:rPr>
        <w:t xml:space="preserve"> </w:t>
      </w:r>
      <w:proofErr w:type="spellStart"/>
      <w:r>
        <w:rPr>
          <w:rFonts w:ascii="Times New Roman" w:hAnsi="Times New Roman" w:cs="Times New Roman"/>
          <w:sz w:val="20"/>
          <w:szCs w:val="20"/>
        </w:rPr>
        <w:t>IdC</w:t>
      </w:r>
      <w:proofErr w:type="spellEnd"/>
      <w:r>
        <w:rPr>
          <w:rFonts w:ascii="Times New Roman" w:hAnsi="Times New Roman" w:cs="Times New Roman"/>
          <w:sz w:val="20"/>
          <w:szCs w:val="20"/>
        </w:rPr>
        <w:t xml:space="preserve"> continúa</w:t>
      </w:r>
      <w:r w:rsidRPr="007A0040">
        <w:rPr>
          <w:rFonts w:ascii="Times New Roman" w:hAnsi="Times New Roman" w:cs="Times New Roman"/>
          <w:sz w:val="20"/>
          <w:szCs w:val="20"/>
        </w:rPr>
        <w:t xml:space="preserve"> luchando por la aceptación de los consumidores. </w:t>
      </w:r>
      <w:r>
        <w:rPr>
          <w:rFonts w:ascii="Times New Roman" w:hAnsi="Times New Roman" w:cs="Times New Roman"/>
          <w:sz w:val="20"/>
          <w:szCs w:val="20"/>
        </w:rPr>
        <w:t>E</w:t>
      </w:r>
      <w:r w:rsidRPr="007A0040">
        <w:rPr>
          <w:rFonts w:ascii="Times New Roman" w:hAnsi="Times New Roman" w:cs="Times New Roman"/>
          <w:sz w:val="20"/>
          <w:szCs w:val="20"/>
        </w:rPr>
        <w:t>ste estudio investiga los factores que influyen en la aceptación de los medidores inteligentes por parte de los consumidores residenciales al integrar el conocimiento del ahorro de electricidad y la conciencia ambiental con la segunda generación de la “teoría unificada de aceptación y uso de la tecnología” (UTAUT2). La literatura reveló un vínculo importante entre la intención de comportamiento de los usuarios y el comportamiento de uso de los usuarios. Teorías de aceptación bien establecidas como el “modelo de aceptación de tecnología” (TAM) y UTAUT, incorporan la variable intención conductual en la red nomológica de determin</w:t>
      </w:r>
      <w:r w:rsidR="002C762D">
        <w:rPr>
          <w:rFonts w:ascii="Times New Roman" w:hAnsi="Times New Roman" w:cs="Times New Roman"/>
          <w:sz w:val="20"/>
          <w:szCs w:val="20"/>
        </w:rPr>
        <w:t>antes de adopción de tecnología</w:t>
      </w:r>
      <w:r w:rsidRPr="007A0040">
        <w:rPr>
          <w:rFonts w:ascii="Times New Roman" w:hAnsi="Times New Roman" w:cs="Times New Roman"/>
          <w:sz w:val="20"/>
          <w:szCs w:val="20"/>
        </w:rPr>
        <w:t xml:space="preserve">. Los datos se recopilaron de 318 consumidores de medidores inteligentes residenciales en Putrajaya y </w:t>
      </w:r>
      <w:proofErr w:type="spellStart"/>
      <w:r w:rsidRPr="007A0040">
        <w:rPr>
          <w:rFonts w:ascii="Times New Roman" w:hAnsi="Times New Roman" w:cs="Times New Roman"/>
          <w:sz w:val="20"/>
          <w:szCs w:val="20"/>
        </w:rPr>
        <w:t>Malacca</w:t>
      </w:r>
      <w:proofErr w:type="spellEnd"/>
      <w:r w:rsidRPr="007A0040">
        <w:rPr>
          <w:rFonts w:ascii="Times New Roman" w:hAnsi="Times New Roman" w:cs="Times New Roman"/>
          <w:sz w:val="20"/>
          <w:szCs w:val="20"/>
        </w:rPr>
        <w:t>, las ciudades de Malasia, y se probaron estadísticamente utilizando SME-PLS</w:t>
      </w:r>
      <w:r>
        <w:rPr>
          <w:rFonts w:ascii="Times New Roman" w:hAnsi="Times New Roman" w:cs="Times New Roman"/>
          <w:sz w:val="20"/>
          <w:szCs w:val="20"/>
        </w:rPr>
        <w:t>.</w:t>
      </w:r>
      <w:r w:rsidRPr="007A0040">
        <w:rPr>
          <w:rFonts w:ascii="Times New Roman" w:hAnsi="Times New Roman" w:cs="Times New Roman"/>
          <w:sz w:val="20"/>
          <w:szCs w:val="20"/>
        </w:rPr>
        <w:t xml:space="preserve"> El estudio confirma que agregar conocimientos sobre ahorro de electricidad y conciencia ambiental al UTAUT2 conduce a un aumento significativo en la aceptación del consumi</w:t>
      </w:r>
      <w:r>
        <w:rPr>
          <w:rFonts w:ascii="Times New Roman" w:hAnsi="Times New Roman" w:cs="Times New Roman"/>
          <w:sz w:val="20"/>
          <w:szCs w:val="20"/>
        </w:rPr>
        <w:t>dor del medidor inteligente.</w:t>
      </w:r>
    </w:p>
    <w:p w14:paraId="7EBB02C2" w14:textId="10C84373" w:rsidR="002C762D" w:rsidRDefault="002C762D" w:rsidP="00647BCF">
      <w:pPr>
        <w:spacing w:after="120" w:line="240" w:lineRule="auto"/>
        <w:ind w:firstLine="284"/>
        <w:jc w:val="both"/>
        <w:rPr>
          <w:rFonts w:ascii="Times New Roman" w:hAnsi="Times New Roman" w:cs="Times New Roman"/>
          <w:sz w:val="20"/>
          <w:szCs w:val="20"/>
        </w:rPr>
      </w:pPr>
      <w:commentRangeStart w:id="18"/>
      <w:r>
        <w:rPr>
          <w:rFonts w:ascii="Times New Roman" w:hAnsi="Times New Roman" w:cs="Times New Roman"/>
          <w:sz w:val="20"/>
          <w:szCs w:val="20"/>
        </w:rPr>
        <w:t>En [12]</w:t>
      </w:r>
      <w:r w:rsidRPr="002C762D">
        <w:rPr>
          <w:rFonts w:ascii="Times New Roman" w:hAnsi="Times New Roman" w:cs="Times New Roman"/>
          <w:sz w:val="20"/>
          <w:szCs w:val="20"/>
        </w:rPr>
        <w:t xml:space="preserve"> </w:t>
      </w:r>
      <w:r>
        <w:rPr>
          <w:rFonts w:ascii="Times New Roman" w:hAnsi="Times New Roman" w:cs="Times New Roman"/>
          <w:sz w:val="20"/>
          <w:szCs w:val="20"/>
        </w:rPr>
        <w:t xml:space="preserve">se presente el diseño e implementación de un </w:t>
      </w:r>
      <w:commentRangeEnd w:id="18"/>
      <w:r w:rsidR="00501D2C">
        <w:rPr>
          <w:rStyle w:val="CommentReference"/>
        </w:rPr>
        <w:commentReference w:id="18"/>
      </w:r>
      <w:r>
        <w:rPr>
          <w:rFonts w:ascii="Times New Roman" w:hAnsi="Times New Roman" w:cs="Times New Roman"/>
          <w:sz w:val="20"/>
          <w:szCs w:val="20"/>
        </w:rPr>
        <w:t>sistema de medición i</w:t>
      </w:r>
      <w:r w:rsidRPr="002C762D">
        <w:rPr>
          <w:rFonts w:ascii="Times New Roman" w:hAnsi="Times New Roman" w:cs="Times New Roman"/>
          <w:sz w:val="20"/>
          <w:szCs w:val="20"/>
        </w:rPr>
        <w:t xml:space="preserve">nteligente para </w:t>
      </w:r>
      <w:r>
        <w:rPr>
          <w:rFonts w:ascii="Times New Roman" w:hAnsi="Times New Roman" w:cs="Times New Roman"/>
          <w:sz w:val="20"/>
          <w:szCs w:val="20"/>
        </w:rPr>
        <w:t>una</w:t>
      </w:r>
      <w:r w:rsidRPr="002C762D">
        <w:rPr>
          <w:rFonts w:ascii="Times New Roman" w:hAnsi="Times New Roman" w:cs="Times New Roman"/>
          <w:sz w:val="20"/>
          <w:szCs w:val="20"/>
        </w:rPr>
        <w:t xml:space="preserve"> micro red de la Universidad de Nariño. Este </w:t>
      </w:r>
      <w:r>
        <w:rPr>
          <w:rFonts w:ascii="Times New Roman" w:hAnsi="Times New Roman" w:cs="Times New Roman"/>
          <w:sz w:val="20"/>
          <w:szCs w:val="20"/>
        </w:rPr>
        <w:t>sistema</w:t>
      </w:r>
      <w:r w:rsidRPr="002C762D">
        <w:rPr>
          <w:rFonts w:ascii="Times New Roman" w:hAnsi="Times New Roman" w:cs="Times New Roman"/>
          <w:sz w:val="20"/>
          <w:szCs w:val="20"/>
        </w:rPr>
        <w:t xml:space="preserve"> tiene como característica principal el constante registro de medidas con resolución de 24 bits, suficiente para efectuar estudios de calidad de la potencia. También, se integra al sistema SCADA, por medio de los protocolos abiertos MODBUS, DNP3 e IEC 61850</w:t>
      </w:r>
      <w:r w:rsidR="00F002D1">
        <w:rPr>
          <w:rFonts w:ascii="Times New Roman" w:hAnsi="Times New Roman" w:cs="Times New Roman"/>
          <w:sz w:val="20"/>
          <w:szCs w:val="20"/>
        </w:rPr>
        <w:t xml:space="preserve"> [13][14]</w:t>
      </w:r>
      <w:r w:rsidRPr="002C762D">
        <w:rPr>
          <w:rFonts w:ascii="Times New Roman" w:hAnsi="Times New Roman" w:cs="Times New Roman"/>
          <w:sz w:val="20"/>
          <w:szCs w:val="20"/>
        </w:rPr>
        <w:t xml:space="preserve"> con técnicas de ciberseguridad programada. Además, se diseña diversas plataformas de gestión para el monitoreo de variables eléctricas y el control del flujo de corriente a las cargas</w:t>
      </w:r>
      <w:r>
        <w:rPr>
          <w:rFonts w:ascii="Times New Roman" w:hAnsi="Times New Roman" w:cs="Times New Roman"/>
          <w:sz w:val="20"/>
          <w:szCs w:val="20"/>
        </w:rPr>
        <w:t xml:space="preserve"> en dos casos de estudio como aplicación </w:t>
      </w:r>
      <w:r w:rsidRPr="002C762D">
        <w:rPr>
          <w:rFonts w:ascii="Times New Roman" w:hAnsi="Times New Roman" w:cs="Times New Roman"/>
          <w:sz w:val="20"/>
          <w:szCs w:val="20"/>
        </w:rPr>
        <w:t>del Sistema de Gestión de Medida implementado</w:t>
      </w:r>
      <w:r>
        <w:rPr>
          <w:rFonts w:ascii="Times New Roman" w:hAnsi="Times New Roman" w:cs="Times New Roman"/>
          <w:sz w:val="20"/>
          <w:szCs w:val="20"/>
        </w:rPr>
        <w:t xml:space="preserve"> en micro redes [13</w:t>
      </w:r>
      <w:r w:rsidRPr="002C762D">
        <w:rPr>
          <w:rFonts w:ascii="Times New Roman" w:hAnsi="Times New Roman" w:cs="Times New Roman"/>
          <w:sz w:val="20"/>
          <w:szCs w:val="20"/>
        </w:rPr>
        <w:t>]</w:t>
      </w:r>
      <w:r>
        <w:rPr>
          <w:rFonts w:ascii="Times New Roman" w:hAnsi="Times New Roman" w:cs="Times New Roman"/>
          <w:sz w:val="20"/>
          <w:szCs w:val="20"/>
        </w:rPr>
        <w:t>.</w:t>
      </w:r>
    </w:p>
    <w:p w14:paraId="7B883E83" w14:textId="51457233" w:rsidR="002C762D" w:rsidRPr="00EC7B3A" w:rsidRDefault="002C762D" w:rsidP="002C762D">
      <w:pPr>
        <w:pStyle w:val="ListParagraph"/>
        <w:numPr>
          <w:ilvl w:val="0"/>
          <w:numId w:val="2"/>
        </w:numPr>
        <w:spacing w:before="120" w:after="120" w:line="240" w:lineRule="auto"/>
        <w:ind w:left="425" w:hanging="425"/>
        <w:contextualSpacing w:val="0"/>
        <w:jc w:val="center"/>
        <w:rPr>
          <w:rFonts w:ascii="Times New Roman" w:hAnsi="Times New Roman" w:cs="Times New Roman"/>
          <w:smallCaps/>
          <w:sz w:val="20"/>
        </w:rPr>
      </w:pPr>
      <w:r>
        <w:rPr>
          <w:rFonts w:ascii="Times New Roman" w:hAnsi="Times New Roman" w:cs="Times New Roman"/>
          <w:smallCaps/>
          <w:sz w:val="20"/>
        </w:rPr>
        <w:lastRenderedPageBreak/>
        <w:t>Metodología</w:t>
      </w:r>
      <w:r w:rsidRPr="00EC7B3A">
        <w:rPr>
          <w:rFonts w:ascii="Times New Roman" w:hAnsi="Times New Roman" w:cs="Times New Roman"/>
          <w:smallCaps/>
          <w:sz w:val="20"/>
        </w:rPr>
        <w:t xml:space="preserve"> </w:t>
      </w:r>
    </w:p>
    <w:p w14:paraId="6CED5A5B" w14:textId="248D2446" w:rsidR="007A0040" w:rsidRDefault="00FF3F8D" w:rsidP="00647BCF">
      <w:pPr>
        <w:spacing w:after="120" w:line="240" w:lineRule="auto"/>
        <w:ind w:firstLine="284"/>
        <w:jc w:val="both"/>
        <w:rPr>
          <w:rFonts w:ascii="Times New Roman" w:hAnsi="Times New Roman" w:cs="Times New Roman"/>
          <w:sz w:val="20"/>
          <w:szCs w:val="20"/>
        </w:rPr>
      </w:pPr>
      <w:r w:rsidRPr="00FF3F8D">
        <w:rPr>
          <w:rFonts w:ascii="Times New Roman" w:hAnsi="Times New Roman" w:cs="Times New Roman"/>
          <w:sz w:val="20"/>
          <w:szCs w:val="20"/>
        </w:rPr>
        <w:t>A continuación, se describe la</w:t>
      </w:r>
      <w:r>
        <w:rPr>
          <w:rFonts w:ascii="Times New Roman" w:hAnsi="Times New Roman" w:cs="Times New Roman"/>
          <w:sz w:val="20"/>
          <w:szCs w:val="20"/>
        </w:rPr>
        <w:t xml:space="preserve"> metodología utilizada </w:t>
      </w:r>
      <w:r w:rsidRPr="00FF3F8D">
        <w:rPr>
          <w:rFonts w:ascii="Times New Roman" w:hAnsi="Times New Roman" w:cs="Times New Roman"/>
          <w:sz w:val="20"/>
          <w:szCs w:val="20"/>
        </w:rPr>
        <w:t xml:space="preserve">del sistema </w:t>
      </w:r>
      <w:r>
        <w:rPr>
          <w:rFonts w:ascii="Times New Roman" w:hAnsi="Times New Roman" w:cs="Times New Roman"/>
          <w:sz w:val="20"/>
          <w:szCs w:val="20"/>
        </w:rPr>
        <w:t xml:space="preserve">propuesto </w:t>
      </w:r>
      <w:r w:rsidRPr="00FF3F8D">
        <w:rPr>
          <w:rFonts w:ascii="Times New Roman" w:hAnsi="Times New Roman" w:cs="Times New Roman"/>
          <w:sz w:val="20"/>
          <w:szCs w:val="20"/>
        </w:rPr>
        <w:t xml:space="preserve">y se detallan los componentes utilizados en cada uno de los subsistemas, sus características técnicas y posibilidades para la implementación del prototipo. Posteriormente se muestran detalladamente los resultados obtenidos con el prototipo implementado, tanto de la medición y análisis de consumo, así como </w:t>
      </w:r>
      <w:r>
        <w:rPr>
          <w:rFonts w:ascii="Times New Roman" w:hAnsi="Times New Roman" w:cs="Times New Roman"/>
          <w:sz w:val="20"/>
          <w:szCs w:val="20"/>
        </w:rPr>
        <w:t xml:space="preserve">de la gestión de la energía para el caso de estudio </w:t>
      </w:r>
      <w:r w:rsidRPr="00FF3F8D">
        <w:rPr>
          <w:rFonts w:ascii="Times New Roman" w:hAnsi="Times New Roman" w:cs="Times New Roman"/>
          <w:sz w:val="20"/>
          <w:szCs w:val="20"/>
        </w:rPr>
        <w:t>la empresa Corporación Nacional Eléctrica CNEL-EP, Esmeraldas</w:t>
      </w:r>
      <w:r>
        <w:rPr>
          <w:rFonts w:ascii="Times New Roman" w:hAnsi="Times New Roman" w:cs="Times New Roman"/>
          <w:sz w:val="20"/>
          <w:szCs w:val="20"/>
        </w:rPr>
        <w:t>.</w:t>
      </w:r>
    </w:p>
    <w:p w14:paraId="09024F6F" w14:textId="193C6D5D" w:rsidR="00FF3F8D" w:rsidRPr="00EC7B3A" w:rsidRDefault="00FF3F8D" w:rsidP="00FF3F8D">
      <w:pPr>
        <w:spacing w:after="120" w:line="240" w:lineRule="auto"/>
        <w:ind w:left="284" w:hanging="284"/>
        <w:jc w:val="both"/>
        <w:rPr>
          <w:rFonts w:ascii="Times New Roman" w:hAnsi="Times New Roman" w:cs="Times New Roman"/>
          <w:i/>
          <w:sz w:val="20"/>
          <w:szCs w:val="20"/>
        </w:rPr>
      </w:pPr>
      <w:r w:rsidRPr="00EC7B3A">
        <w:rPr>
          <w:rFonts w:ascii="Times New Roman" w:hAnsi="Times New Roman" w:cs="Times New Roman"/>
          <w:i/>
          <w:sz w:val="20"/>
          <w:szCs w:val="20"/>
        </w:rPr>
        <w:t xml:space="preserve">A. </w:t>
      </w:r>
      <w:r>
        <w:rPr>
          <w:rFonts w:ascii="Times New Roman" w:hAnsi="Times New Roman" w:cs="Times New Roman"/>
          <w:i/>
          <w:sz w:val="20"/>
          <w:szCs w:val="20"/>
        </w:rPr>
        <w:t xml:space="preserve">Arquitectura del Sistema de </w:t>
      </w:r>
      <w:r w:rsidRPr="00FF3F8D">
        <w:rPr>
          <w:rFonts w:ascii="Times New Roman" w:hAnsi="Times New Roman" w:cs="Times New Roman"/>
          <w:i/>
          <w:sz w:val="20"/>
          <w:szCs w:val="20"/>
        </w:rPr>
        <w:t>Medición y Análisis de Consumos en Redes de Distribución</w:t>
      </w:r>
    </w:p>
    <w:p w14:paraId="7B9C1CBB" w14:textId="28B2BB94" w:rsidR="00FF3F8D" w:rsidRPr="00647BCF" w:rsidRDefault="00FF3F8D" w:rsidP="00647BCF">
      <w:pPr>
        <w:spacing w:after="120" w:line="240" w:lineRule="auto"/>
        <w:ind w:firstLine="284"/>
        <w:jc w:val="both"/>
        <w:rPr>
          <w:rFonts w:ascii="Times New Roman" w:hAnsi="Times New Roman" w:cs="Times New Roman"/>
          <w:sz w:val="20"/>
          <w:szCs w:val="20"/>
        </w:rPr>
      </w:pPr>
      <w:r w:rsidRPr="00FF3F8D">
        <w:rPr>
          <w:rFonts w:ascii="Times New Roman" w:hAnsi="Times New Roman" w:cs="Times New Roman"/>
          <w:sz w:val="20"/>
          <w:szCs w:val="20"/>
        </w:rPr>
        <w:t xml:space="preserve">El Sistema de Medición y Análisis de Consumos en Redes de Distribución está diseñado para trabajar en una </w:t>
      </w:r>
      <w:r>
        <w:rPr>
          <w:rFonts w:ascii="Times New Roman" w:hAnsi="Times New Roman" w:cs="Times New Roman"/>
          <w:sz w:val="20"/>
          <w:szCs w:val="20"/>
        </w:rPr>
        <w:t xml:space="preserve">red WSN utilizando los Nodos </w:t>
      </w:r>
      <w:proofErr w:type="spellStart"/>
      <w:r>
        <w:rPr>
          <w:rFonts w:ascii="Times New Roman" w:hAnsi="Times New Roman" w:cs="Times New Roman"/>
          <w:sz w:val="20"/>
          <w:szCs w:val="20"/>
        </w:rPr>
        <w:t>IdC</w:t>
      </w:r>
      <w:proofErr w:type="spellEnd"/>
      <w:r w:rsidRPr="00FF3F8D">
        <w:rPr>
          <w:rFonts w:ascii="Times New Roman" w:hAnsi="Times New Roman" w:cs="Times New Roman"/>
          <w:sz w:val="20"/>
          <w:szCs w:val="20"/>
        </w:rPr>
        <w:t xml:space="preserve"> para la medición de consumos usando sensores de corriente y tensión, así como por el uso del Nodo WSBD-100</w:t>
      </w:r>
      <w:r w:rsidR="00F002D1">
        <w:rPr>
          <w:rFonts w:ascii="Times New Roman" w:hAnsi="Times New Roman" w:cs="Times New Roman"/>
          <w:sz w:val="20"/>
          <w:szCs w:val="20"/>
        </w:rPr>
        <w:t xml:space="preserve"> [15]</w:t>
      </w:r>
      <w:r w:rsidRPr="00FF3F8D">
        <w:rPr>
          <w:rFonts w:ascii="Times New Roman" w:hAnsi="Times New Roman" w:cs="Times New Roman"/>
          <w:sz w:val="20"/>
          <w:szCs w:val="20"/>
        </w:rPr>
        <w:t xml:space="preserve"> como recolector de datos para su procesamiento en la estación de gestión en CNEL</w:t>
      </w:r>
      <w:r>
        <w:rPr>
          <w:rFonts w:ascii="Times New Roman" w:hAnsi="Times New Roman" w:cs="Times New Roman"/>
          <w:sz w:val="20"/>
          <w:szCs w:val="20"/>
        </w:rPr>
        <w:t xml:space="preserve"> E.P.</w:t>
      </w:r>
      <w:r w:rsidRPr="00FF3F8D">
        <w:rPr>
          <w:rFonts w:ascii="Times New Roman" w:hAnsi="Times New Roman" w:cs="Times New Roman"/>
          <w:sz w:val="20"/>
          <w:szCs w:val="20"/>
        </w:rPr>
        <w:t xml:space="preserve"> Esmeraldas. En una arquitectura de red distribuida se pueden dimensionar varios Nodos </w:t>
      </w:r>
      <w:proofErr w:type="spellStart"/>
      <w:r w:rsidRPr="00FF3F8D">
        <w:rPr>
          <w:rFonts w:ascii="Times New Roman" w:hAnsi="Times New Roman" w:cs="Times New Roman"/>
          <w:sz w:val="20"/>
          <w:szCs w:val="20"/>
        </w:rPr>
        <w:t>I</w:t>
      </w:r>
      <w:r>
        <w:rPr>
          <w:rFonts w:ascii="Times New Roman" w:hAnsi="Times New Roman" w:cs="Times New Roman"/>
          <w:sz w:val="20"/>
          <w:szCs w:val="20"/>
        </w:rPr>
        <w:t>dC</w:t>
      </w:r>
      <w:proofErr w:type="spellEnd"/>
      <w:r w:rsidRPr="00FF3F8D">
        <w:rPr>
          <w:rFonts w:ascii="Times New Roman" w:hAnsi="Times New Roman" w:cs="Times New Roman"/>
          <w:sz w:val="20"/>
          <w:szCs w:val="20"/>
        </w:rPr>
        <w:t xml:space="preserve"> para la medición de consumos en diferentes puntos de distribución, de acuerdo a las características específicas del proyecto. En este caso de estudio se considera una arquitectura de red tipo malla con </w:t>
      </w:r>
      <w:r>
        <w:rPr>
          <w:rFonts w:ascii="Times New Roman" w:hAnsi="Times New Roman" w:cs="Times New Roman"/>
          <w:sz w:val="20"/>
          <w:szCs w:val="20"/>
        </w:rPr>
        <w:t>varios</w:t>
      </w:r>
      <w:r w:rsidRPr="00FF3F8D">
        <w:rPr>
          <w:rFonts w:ascii="Times New Roman" w:hAnsi="Times New Roman" w:cs="Times New Roman"/>
          <w:sz w:val="20"/>
          <w:szCs w:val="20"/>
        </w:rPr>
        <w:t xml:space="preserve"> Nodos </w:t>
      </w:r>
      <w:proofErr w:type="spellStart"/>
      <w:r>
        <w:rPr>
          <w:rFonts w:ascii="Times New Roman" w:hAnsi="Times New Roman" w:cs="Times New Roman"/>
          <w:sz w:val="20"/>
          <w:szCs w:val="20"/>
        </w:rPr>
        <w:t>IdC</w:t>
      </w:r>
      <w:proofErr w:type="spellEnd"/>
      <w:r>
        <w:rPr>
          <w:rFonts w:ascii="Times New Roman" w:hAnsi="Times New Roman" w:cs="Times New Roman"/>
          <w:sz w:val="20"/>
          <w:szCs w:val="20"/>
        </w:rPr>
        <w:t xml:space="preserve"> </w:t>
      </w:r>
      <w:r w:rsidRPr="00FF3F8D">
        <w:rPr>
          <w:rFonts w:ascii="Times New Roman" w:hAnsi="Times New Roman" w:cs="Times New Roman"/>
          <w:sz w:val="20"/>
          <w:szCs w:val="20"/>
        </w:rPr>
        <w:t xml:space="preserve">de campo, instalados en las inmediaciones de </w:t>
      </w:r>
      <w:r>
        <w:rPr>
          <w:rFonts w:ascii="Times New Roman" w:hAnsi="Times New Roman" w:cs="Times New Roman"/>
          <w:sz w:val="20"/>
          <w:szCs w:val="20"/>
        </w:rPr>
        <w:t>una subestación de carga de baja tensión. La Figura 1</w:t>
      </w:r>
      <w:r w:rsidRPr="00FF3F8D">
        <w:rPr>
          <w:rFonts w:ascii="Times New Roman" w:hAnsi="Times New Roman" w:cs="Times New Roman"/>
          <w:sz w:val="20"/>
          <w:szCs w:val="20"/>
        </w:rPr>
        <w:t xml:space="preserve"> muestra la arquitectura mínima de la red WSN del sistema propuesto y a continuación se enlistan sus componentes</w:t>
      </w:r>
      <w:r>
        <w:rPr>
          <w:rFonts w:ascii="Times New Roman" w:hAnsi="Times New Roman" w:cs="Times New Roman"/>
          <w:sz w:val="20"/>
          <w:szCs w:val="20"/>
        </w:rPr>
        <w:t>.</w:t>
      </w:r>
    </w:p>
    <w:p w14:paraId="3D7C2412" w14:textId="175D1F2F" w:rsidR="00B6232A" w:rsidRDefault="00FF3F8D" w:rsidP="00647BCF">
      <w:pPr>
        <w:spacing w:after="0" w:line="240" w:lineRule="auto"/>
        <w:rPr>
          <w:rFonts w:eastAsia="Times New Roman" w:cs="Times New Roman"/>
          <w:szCs w:val="24"/>
          <w:lang w:val="es-EC"/>
        </w:rPr>
      </w:pPr>
      <w:r w:rsidRPr="008E48BB">
        <w:rPr>
          <w:noProof/>
          <w:lang w:val="en-US"/>
        </w:rPr>
        <w:drawing>
          <wp:inline distT="0" distB="0" distL="0" distR="0" wp14:anchorId="071A17A0" wp14:editId="3EB9CC0F">
            <wp:extent cx="3077845" cy="1119027"/>
            <wp:effectExtent l="0" t="0" r="8255" b="508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77845" cy="1119027"/>
                    </a:xfrm>
                    <a:prstGeom prst="rect">
                      <a:avLst/>
                    </a:prstGeom>
                    <a:noFill/>
                    <a:ln>
                      <a:noFill/>
                    </a:ln>
                  </pic:spPr>
                </pic:pic>
              </a:graphicData>
            </a:graphic>
          </wp:inline>
        </w:drawing>
      </w:r>
    </w:p>
    <w:p w14:paraId="6A821195" w14:textId="77777777" w:rsidR="00F002D1" w:rsidRDefault="00F002D1" w:rsidP="00647BCF">
      <w:pPr>
        <w:spacing w:after="0" w:line="240" w:lineRule="auto"/>
        <w:rPr>
          <w:rFonts w:eastAsia="Times New Roman" w:cs="Times New Roman"/>
          <w:szCs w:val="24"/>
          <w:lang w:val="es-EC"/>
        </w:rPr>
      </w:pPr>
    </w:p>
    <w:p w14:paraId="3335F65A" w14:textId="491074C9" w:rsidR="00711662" w:rsidRPr="00483D39" w:rsidRDefault="00F002D1" w:rsidP="00FF3F8D">
      <w:pPr>
        <w:pStyle w:val="ListParagraph"/>
        <w:widowControl w:val="0"/>
        <w:numPr>
          <w:ilvl w:val="0"/>
          <w:numId w:val="13"/>
        </w:numPr>
        <w:spacing w:after="120" w:line="240" w:lineRule="auto"/>
        <w:rPr>
          <w:rFonts w:ascii="Times New Roman" w:hAnsi="Times New Roman" w:cs="Times New Roman"/>
          <w:sz w:val="16"/>
          <w:szCs w:val="16"/>
        </w:rPr>
      </w:pPr>
      <w:r>
        <w:rPr>
          <w:rFonts w:ascii="Times New Roman" w:hAnsi="Times New Roman" w:cs="Times New Roman"/>
          <w:sz w:val="16"/>
          <w:szCs w:val="16"/>
        </w:rPr>
        <w:t xml:space="preserve">Esquema del </w:t>
      </w:r>
      <w:r w:rsidR="00FF3F8D" w:rsidRPr="00FF3F8D">
        <w:rPr>
          <w:rFonts w:ascii="Times New Roman" w:hAnsi="Times New Roman" w:cs="Times New Roman"/>
          <w:sz w:val="16"/>
          <w:szCs w:val="16"/>
        </w:rPr>
        <w:t>Sistema de Medición y Análisis de Consumos en Redes de Distribución</w:t>
      </w:r>
      <w:r w:rsidR="00483D39" w:rsidRPr="00EC7B3A">
        <w:rPr>
          <w:rFonts w:ascii="Times New Roman" w:hAnsi="Times New Roman" w:cs="Times New Roman"/>
          <w:sz w:val="16"/>
          <w:szCs w:val="16"/>
        </w:rPr>
        <w:t>.</w:t>
      </w:r>
    </w:p>
    <w:p w14:paraId="7D68259F" w14:textId="56B670C6" w:rsidR="00FF3F8D" w:rsidRPr="00EC7B3A" w:rsidRDefault="00FF3F8D" w:rsidP="00FF3F8D">
      <w:pPr>
        <w:spacing w:after="120" w:line="240" w:lineRule="auto"/>
        <w:ind w:left="284" w:hanging="284"/>
        <w:jc w:val="both"/>
        <w:rPr>
          <w:rFonts w:ascii="Times New Roman" w:hAnsi="Times New Roman" w:cs="Times New Roman"/>
          <w:i/>
          <w:sz w:val="20"/>
          <w:szCs w:val="20"/>
        </w:rPr>
      </w:pPr>
      <w:r>
        <w:rPr>
          <w:rFonts w:ascii="Times New Roman" w:hAnsi="Times New Roman" w:cs="Times New Roman"/>
          <w:i/>
          <w:sz w:val="20"/>
          <w:szCs w:val="20"/>
        </w:rPr>
        <w:t>B</w:t>
      </w:r>
      <w:r w:rsidRPr="00EC7B3A">
        <w:rPr>
          <w:rFonts w:ascii="Times New Roman" w:hAnsi="Times New Roman" w:cs="Times New Roman"/>
          <w:i/>
          <w:sz w:val="20"/>
          <w:szCs w:val="20"/>
        </w:rPr>
        <w:t xml:space="preserve">. </w:t>
      </w:r>
      <w:r w:rsidR="00C426FC">
        <w:rPr>
          <w:rFonts w:ascii="Times New Roman" w:hAnsi="Times New Roman" w:cs="Times New Roman"/>
          <w:i/>
          <w:sz w:val="20"/>
          <w:szCs w:val="20"/>
        </w:rPr>
        <w:t xml:space="preserve">Nodo </w:t>
      </w:r>
      <w:proofErr w:type="spellStart"/>
      <w:r w:rsidR="00C426FC">
        <w:rPr>
          <w:rFonts w:ascii="Times New Roman" w:hAnsi="Times New Roman" w:cs="Times New Roman"/>
          <w:i/>
          <w:sz w:val="20"/>
          <w:szCs w:val="20"/>
        </w:rPr>
        <w:t>IdC</w:t>
      </w:r>
      <w:proofErr w:type="spellEnd"/>
      <w:r w:rsidRPr="00FF3F8D">
        <w:rPr>
          <w:rFonts w:ascii="Times New Roman" w:hAnsi="Times New Roman" w:cs="Times New Roman"/>
          <w:i/>
          <w:sz w:val="20"/>
          <w:szCs w:val="20"/>
        </w:rPr>
        <w:t xml:space="preserve"> de Medición de Consumos: Detalle del</w:t>
      </w:r>
      <w:r>
        <w:rPr>
          <w:rFonts w:ascii="Times New Roman" w:hAnsi="Times New Roman" w:cs="Times New Roman"/>
          <w:i/>
          <w:sz w:val="20"/>
          <w:szCs w:val="20"/>
        </w:rPr>
        <w:t xml:space="preserve"> diseño y esquema del prototipo</w:t>
      </w:r>
    </w:p>
    <w:p w14:paraId="141097DB" w14:textId="0961C356" w:rsidR="002D7355" w:rsidRDefault="00C426FC" w:rsidP="004C6B12">
      <w:pPr>
        <w:spacing w:after="120" w:line="240" w:lineRule="auto"/>
        <w:ind w:firstLine="284"/>
        <w:jc w:val="both"/>
        <w:rPr>
          <w:rFonts w:ascii="Times New Roman" w:hAnsi="Times New Roman" w:cs="Times New Roman"/>
          <w:sz w:val="20"/>
          <w:szCs w:val="20"/>
        </w:rPr>
      </w:pPr>
      <w:r w:rsidRPr="00C426FC">
        <w:rPr>
          <w:rFonts w:ascii="Times New Roman" w:hAnsi="Times New Roman" w:cs="Times New Roman"/>
          <w:sz w:val="20"/>
          <w:szCs w:val="20"/>
        </w:rPr>
        <w:t>La medición de consumos en las líneas de distribución s</w:t>
      </w:r>
      <w:r>
        <w:rPr>
          <w:rFonts w:ascii="Times New Roman" w:hAnsi="Times New Roman" w:cs="Times New Roman"/>
          <w:sz w:val="20"/>
          <w:szCs w:val="20"/>
        </w:rPr>
        <w:t xml:space="preserve">e realiza utilizando el Nodo </w:t>
      </w:r>
      <w:proofErr w:type="spellStart"/>
      <w:r>
        <w:rPr>
          <w:rFonts w:ascii="Times New Roman" w:hAnsi="Times New Roman" w:cs="Times New Roman"/>
          <w:sz w:val="20"/>
          <w:szCs w:val="20"/>
        </w:rPr>
        <w:t>IdC</w:t>
      </w:r>
      <w:proofErr w:type="spellEnd"/>
      <w:r w:rsidRPr="00C426FC">
        <w:rPr>
          <w:rFonts w:ascii="Times New Roman" w:hAnsi="Times New Roman" w:cs="Times New Roman"/>
          <w:sz w:val="20"/>
          <w:szCs w:val="20"/>
        </w:rPr>
        <w:t xml:space="preserve"> 4ANI-SEM50</w:t>
      </w:r>
      <w:r w:rsidR="00F002D1">
        <w:rPr>
          <w:rFonts w:ascii="Times New Roman" w:hAnsi="Times New Roman" w:cs="Times New Roman"/>
          <w:sz w:val="20"/>
          <w:szCs w:val="20"/>
        </w:rPr>
        <w:t xml:space="preserve"> [15]</w:t>
      </w:r>
      <w:r w:rsidRPr="00C426FC">
        <w:rPr>
          <w:rFonts w:ascii="Times New Roman" w:hAnsi="Times New Roman" w:cs="Times New Roman"/>
          <w:sz w:val="20"/>
          <w:szCs w:val="20"/>
        </w:rPr>
        <w:t>. Este nodo es un medidor de consumo de hasta 3 canales físicos distintos. Las mediciones del equipo se consiguen implementando en las entradas del nodo sensores de corriente del tipo METC-50</w:t>
      </w:r>
      <w:r w:rsidR="00F002D1">
        <w:rPr>
          <w:rFonts w:ascii="Times New Roman" w:hAnsi="Times New Roman" w:cs="Times New Roman"/>
          <w:sz w:val="20"/>
          <w:szCs w:val="20"/>
        </w:rPr>
        <w:t>A [15]</w:t>
      </w:r>
      <w:r w:rsidRPr="00C426FC">
        <w:rPr>
          <w:rFonts w:ascii="Times New Roman" w:hAnsi="Times New Roman" w:cs="Times New Roman"/>
          <w:sz w:val="20"/>
          <w:szCs w:val="20"/>
        </w:rPr>
        <w:t xml:space="preserve">. La información de consumo leída en cada canal se envía mediante comunicación </w:t>
      </w:r>
      <w:proofErr w:type="spellStart"/>
      <w:r w:rsidRPr="00C426FC">
        <w:rPr>
          <w:rFonts w:ascii="Times New Roman" w:hAnsi="Times New Roman" w:cs="Times New Roman"/>
          <w:sz w:val="20"/>
          <w:szCs w:val="20"/>
        </w:rPr>
        <w:t>LoRa</w:t>
      </w:r>
      <w:proofErr w:type="spellEnd"/>
      <w:r w:rsidRPr="00C426FC">
        <w:rPr>
          <w:rFonts w:ascii="Times New Roman" w:hAnsi="Times New Roman" w:cs="Times New Roman"/>
          <w:sz w:val="20"/>
          <w:szCs w:val="20"/>
        </w:rPr>
        <w:t xml:space="preserve"> hacia el S</w:t>
      </w:r>
      <w:r>
        <w:rPr>
          <w:rFonts w:ascii="Times New Roman" w:hAnsi="Times New Roman" w:cs="Times New Roman"/>
          <w:sz w:val="20"/>
          <w:szCs w:val="20"/>
        </w:rPr>
        <w:t xml:space="preserve">ervidor Web WSBD100. El Nodo </w:t>
      </w:r>
      <w:proofErr w:type="spellStart"/>
      <w:r>
        <w:rPr>
          <w:rFonts w:ascii="Times New Roman" w:hAnsi="Times New Roman" w:cs="Times New Roman"/>
          <w:sz w:val="20"/>
          <w:szCs w:val="20"/>
        </w:rPr>
        <w:t>IdC</w:t>
      </w:r>
      <w:proofErr w:type="spellEnd"/>
      <w:r w:rsidRPr="00C426FC">
        <w:rPr>
          <w:rFonts w:ascii="Times New Roman" w:hAnsi="Times New Roman" w:cs="Times New Roman"/>
          <w:sz w:val="20"/>
          <w:szCs w:val="20"/>
        </w:rPr>
        <w:t xml:space="preserve"> 4ANI-SEM50 tiene una capacidad de medición de 50 A máximo por canal que viene determinada por el sensor METC-50A. Esta capacidad puede ser modificada usando transformadores de corriente de mayor soporte, los mismos que deberán ser acondicionados usando conversión ADC previamente. Cada canal en uso requiere de</w:t>
      </w:r>
      <w:r>
        <w:rPr>
          <w:rFonts w:ascii="Times New Roman" w:hAnsi="Times New Roman" w:cs="Times New Roman"/>
          <w:sz w:val="20"/>
          <w:szCs w:val="20"/>
        </w:rPr>
        <w:t xml:space="preserve"> un transformador de corriente </w:t>
      </w:r>
      <w:r w:rsidRPr="00C426FC">
        <w:rPr>
          <w:rFonts w:ascii="Times New Roman" w:hAnsi="Times New Roman" w:cs="Times New Roman"/>
          <w:sz w:val="20"/>
          <w:szCs w:val="20"/>
        </w:rPr>
        <w:t>METC-50</w:t>
      </w:r>
      <w:r>
        <w:rPr>
          <w:rFonts w:ascii="Times New Roman" w:hAnsi="Times New Roman" w:cs="Times New Roman"/>
          <w:sz w:val="20"/>
          <w:szCs w:val="20"/>
        </w:rPr>
        <w:t>A</w:t>
      </w:r>
      <w:r w:rsidRPr="00C426FC">
        <w:rPr>
          <w:rFonts w:ascii="Times New Roman" w:hAnsi="Times New Roman" w:cs="Times New Roman"/>
          <w:sz w:val="20"/>
          <w:szCs w:val="20"/>
        </w:rPr>
        <w:t>. Este accesorio se integra por separado en cada canal o fase de la red de distribuci</w:t>
      </w:r>
      <w:r>
        <w:rPr>
          <w:rFonts w:ascii="Times New Roman" w:hAnsi="Times New Roman" w:cs="Times New Roman"/>
          <w:sz w:val="20"/>
          <w:szCs w:val="20"/>
        </w:rPr>
        <w:t xml:space="preserve">ón. La comunicación del Nodo </w:t>
      </w:r>
      <w:proofErr w:type="spellStart"/>
      <w:r>
        <w:rPr>
          <w:rFonts w:ascii="Times New Roman" w:hAnsi="Times New Roman" w:cs="Times New Roman"/>
          <w:sz w:val="20"/>
          <w:szCs w:val="20"/>
        </w:rPr>
        <w:t>IdC</w:t>
      </w:r>
      <w:proofErr w:type="spellEnd"/>
      <w:r w:rsidRPr="00C426FC">
        <w:rPr>
          <w:rFonts w:ascii="Times New Roman" w:hAnsi="Times New Roman" w:cs="Times New Roman"/>
          <w:sz w:val="20"/>
          <w:szCs w:val="20"/>
        </w:rPr>
        <w:t xml:space="preserve"> 4ANI-SEM50 depende del </w:t>
      </w:r>
      <w:proofErr w:type="spellStart"/>
      <w:r w:rsidRPr="00C426FC">
        <w:rPr>
          <w:rFonts w:ascii="Times New Roman" w:hAnsi="Times New Roman" w:cs="Times New Roman"/>
          <w:sz w:val="20"/>
          <w:szCs w:val="20"/>
        </w:rPr>
        <w:t>transceiver</w:t>
      </w:r>
      <w:proofErr w:type="spellEnd"/>
      <w:r w:rsidRPr="00C426FC">
        <w:rPr>
          <w:rFonts w:ascii="Times New Roman" w:hAnsi="Times New Roman" w:cs="Times New Roman"/>
          <w:sz w:val="20"/>
          <w:szCs w:val="20"/>
        </w:rPr>
        <w:t xml:space="preserve"> implementado, en este caso se dispone de un interfaz tipo SX1272</w:t>
      </w:r>
      <w:r w:rsidR="00F002D1">
        <w:rPr>
          <w:rFonts w:ascii="Times New Roman" w:hAnsi="Times New Roman" w:cs="Times New Roman"/>
          <w:sz w:val="20"/>
          <w:szCs w:val="20"/>
        </w:rPr>
        <w:t xml:space="preserve"> [15]</w:t>
      </w:r>
      <w:r w:rsidRPr="00C426FC">
        <w:rPr>
          <w:rFonts w:ascii="Times New Roman" w:hAnsi="Times New Roman" w:cs="Times New Roman"/>
          <w:sz w:val="20"/>
          <w:szCs w:val="20"/>
        </w:rPr>
        <w:t xml:space="preserve"> para protocolo </w:t>
      </w:r>
      <w:proofErr w:type="spellStart"/>
      <w:r w:rsidRPr="00C426FC">
        <w:rPr>
          <w:rFonts w:ascii="Times New Roman" w:hAnsi="Times New Roman" w:cs="Times New Roman"/>
          <w:sz w:val="20"/>
          <w:szCs w:val="20"/>
        </w:rPr>
        <w:t>LoRa</w:t>
      </w:r>
      <w:proofErr w:type="spellEnd"/>
      <w:r w:rsidRPr="00C426FC">
        <w:rPr>
          <w:rFonts w:ascii="Times New Roman" w:hAnsi="Times New Roman" w:cs="Times New Roman"/>
          <w:sz w:val="20"/>
          <w:szCs w:val="20"/>
        </w:rPr>
        <w:t xml:space="preserve">. La configuración y programación del Nodo se realiza usando la herramienta </w:t>
      </w:r>
      <w:proofErr w:type="spellStart"/>
      <w:r>
        <w:rPr>
          <w:rFonts w:ascii="Times New Roman" w:hAnsi="Times New Roman" w:cs="Times New Roman"/>
          <w:sz w:val="20"/>
          <w:szCs w:val="20"/>
        </w:rPr>
        <w:t>WaspMote</w:t>
      </w:r>
      <w:proofErr w:type="spellEnd"/>
      <w:r>
        <w:rPr>
          <w:rFonts w:ascii="Times New Roman" w:hAnsi="Times New Roman" w:cs="Times New Roman"/>
          <w:sz w:val="20"/>
          <w:szCs w:val="20"/>
        </w:rPr>
        <w:t xml:space="preserve"> IDE de </w:t>
      </w:r>
      <w:proofErr w:type="spellStart"/>
      <w:r>
        <w:rPr>
          <w:rFonts w:ascii="Times New Roman" w:hAnsi="Times New Roman" w:cs="Times New Roman"/>
          <w:sz w:val="20"/>
          <w:szCs w:val="20"/>
        </w:rPr>
        <w:t>Libelium</w:t>
      </w:r>
      <w:proofErr w:type="spellEnd"/>
      <w:r w:rsidR="00F002D1">
        <w:rPr>
          <w:rFonts w:ascii="Times New Roman" w:hAnsi="Times New Roman" w:cs="Times New Roman"/>
          <w:sz w:val="20"/>
          <w:szCs w:val="20"/>
        </w:rPr>
        <w:t xml:space="preserve"> [15]</w:t>
      </w:r>
      <w:r w:rsidRPr="00C426FC">
        <w:rPr>
          <w:rFonts w:ascii="Times New Roman" w:hAnsi="Times New Roman" w:cs="Times New Roman"/>
          <w:sz w:val="20"/>
          <w:szCs w:val="20"/>
        </w:rPr>
        <w:t xml:space="preserve">, con </w:t>
      </w:r>
      <w:r w:rsidRPr="00C426FC">
        <w:rPr>
          <w:rFonts w:ascii="Times New Roman" w:hAnsi="Times New Roman" w:cs="Times New Roman"/>
          <w:sz w:val="20"/>
          <w:szCs w:val="20"/>
        </w:rPr>
        <w:t>la ayuda de conexión dir</w:t>
      </w:r>
      <w:r>
        <w:rPr>
          <w:rFonts w:ascii="Times New Roman" w:hAnsi="Times New Roman" w:cs="Times New Roman"/>
          <w:sz w:val="20"/>
          <w:szCs w:val="20"/>
        </w:rPr>
        <w:t>ecta por puerto USB. La Figura 2</w:t>
      </w:r>
      <w:r w:rsidRPr="00C426FC">
        <w:rPr>
          <w:rFonts w:ascii="Times New Roman" w:hAnsi="Times New Roman" w:cs="Times New Roman"/>
          <w:sz w:val="20"/>
          <w:szCs w:val="20"/>
        </w:rPr>
        <w:t xml:space="preserve"> muestra el esquema del conexionado de los elementos utilizados para la med</w:t>
      </w:r>
      <w:r>
        <w:rPr>
          <w:rFonts w:ascii="Times New Roman" w:hAnsi="Times New Roman" w:cs="Times New Roman"/>
          <w:sz w:val="20"/>
          <w:szCs w:val="20"/>
        </w:rPr>
        <w:t xml:space="preserve">ición de consumos en el Nodo </w:t>
      </w:r>
      <w:proofErr w:type="spellStart"/>
      <w:r>
        <w:rPr>
          <w:rFonts w:ascii="Times New Roman" w:hAnsi="Times New Roman" w:cs="Times New Roman"/>
          <w:sz w:val="20"/>
          <w:szCs w:val="20"/>
        </w:rPr>
        <w:t>IdC</w:t>
      </w:r>
      <w:proofErr w:type="spellEnd"/>
      <w:r w:rsidRPr="00C426FC">
        <w:rPr>
          <w:rFonts w:ascii="Times New Roman" w:hAnsi="Times New Roman" w:cs="Times New Roman"/>
          <w:sz w:val="20"/>
          <w:szCs w:val="20"/>
        </w:rPr>
        <w:t xml:space="preserve"> de campo</w:t>
      </w:r>
      <w:r w:rsidR="00635989">
        <w:rPr>
          <w:rFonts w:ascii="Times New Roman" w:hAnsi="Times New Roman" w:cs="Times New Roman"/>
          <w:sz w:val="20"/>
          <w:szCs w:val="20"/>
        </w:rPr>
        <w:t>.</w:t>
      </w:r>
    </w:p>
    <w:p w14:paraId="338B77E9" w14:textId="2A4AC6F0" w:rsidR="004C6B12" w:rsidRDefault="00C426FC" w:rsidP="004C6B12">
      <w:pPr>
        <w:spacing w:after="0" w:line="240" w:lineRule="auto"/>
        <w:jc w:val="both"/>
        <w:rPr>
          <w:rFonts w:ascii="Times New Roman" w:hAnsi="Times New Roman" w:cs="Times New Roman"/>
          <w:sz w:val="20"/>
          <w:szCs w:val="20"/>
        </w:rPr>
      </w:pPr>
      <w:r w:rsidRPr="009F6E99">
        <w:rPr>
          <w:noProof/>
          <w:lang w:val="en-US"/>
        </w:rPr>
        <w:drawing>
          <wp:inline distT="0" distB="0" distL="0" distR="0" wp14:anchorId="2415B7E0" wp14:editId="56E6D2C4">
            <wp:extent cx="3077845" cy="2058148"/>
            <wp:effectExtent l="0" t="0" r="825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77845" cy="2058148"/>
                    </a:xfrm>
                    <a:prstGeom prst="rect">
                      <a:avLst/>
                    </a:prstGeom>
                    <a:noFill/>
                    <a:ln>
                      <a:noFill/>
                    </a:ln>
                  </pic:spPr>
                </pic:pic>
              </a:graphicData>
            </a:graphic>
          </wp:inline>
        </w:drawing>
      </w:r>
    </w:p>
    <w:p w14:paraId="4DDD3CAD" w14:textId="11BEA9FA" w:rsidR="00483D39" w:rsidRPr="0097239E" w:rsidRDefault="00084E23" w:rsidP="00084E23">
      <w:pPr>
        <w:tabs>
          <w:tab w:val="center" w:pos="1134"/>
          <w:tab w:val="center" w:pos="3828"/>
        </w:tabs>
        <w:spacing w:after="60" w:line="240" w:lineRule="auto"/>
        <w:rPr>
          <w:rFonts w:ascii="Times New Roman" w:hAnsi="Times New Roman" w:cs="Times New Roman"/>
          <w:sz w:val="16"/>
          <w:szCs w:val="16"/>
        </w:rPr>
      </w:pPr>
      <w:r>
        <w:rPr>
          <w:rFonts w:ascii="Times New Roman" w:hAnsi="Times New Roman" w:cs="Times New Roman"/>
          <w:sz w:val="16"/>
          <w:szCs w:val="16"/>
        </w:rPr>
        <w:tab/>
      </w:r>
    </w:p>
    <w:p w14:paraId="61D4FD59" w14:textId="358F7918" w:rsidR="00197B7A" w:rsidRPr="00647BCF" w:rsidRDefault="00C426FC" w:rsidP="00647BCF">
      <w:pPr>
        <w:pStyle w:val="ListParagraph"/>
        <w:widowControl w:val="0"/>
        <w:numPr>
          <w:ilvl w:val="0"/>
          <w:numId w:val="13"/>
        </w:numPr>
        <w:spacing w:after="120" w:line="240" w:lineRule="auto"/>
        <w:ind w:left="0" w:firstLine="0"/>
        <w:rPr>
          <w:rFonts w:ascii="Times New Roman" w:hAnsi="Times New Roman" w:cs="Times New Roman"/>
          <w:sz w:val="20"/>
          <w:szCs w:val="20"/>
        </w:rPr>
      </w:pPr>
      <w:bookmarkStart w:id="19" w:name="_Ref22728622"/>
      <w:r>
        <w:rPr>
          <w:rFonts w:ascii="Times New Roman" w:hAnsi="Times New Roman" w:cs="Times New Roman"/>
          <w:sz w:val="16"/>
          <w:szCs w:val="16"/>
        </w:rPr>
        <w:t xml:space="preserve">Esquema de conexión del Nodo </w:t>
      </w:r>
      <w:proofErr w:type="spellStart"/>
      <w:r>
        <w:rPr>
          <w:rFonts w:ascii="Times New Roman" w:hAnsi="Times New Roman" w:cs="Times New Roman"/>
          <w:sz w:val="16"/>
          <w:szCs w:val="16"/>
        </w:rPr>
        <w:t>IdC</w:t>
      </w:r>
      <w:proofErr w:type="spellEnd"/>
      <w:r w:rsidRPr="00C426FC">
        <w:rPr>
          <w:rFonts w:ascii="Times New Roman" w:hAnsi="Times New Roman" w:cs="Times New Roman"/>
          <w:sz w:val="16"/>
          <w:szCs w:val="16"/>
        </w:rPr>
        <w:t xml:space="preserve"> de Medición de Consumos</w:t>
      </w:r>
      <w:r w:rsidRPr="00C426FC" w:rsidDel="00C426FC">
        <w:rPr>
          <w:rFonts w:ascii="Times New Roman" w:hAnsi="Times New Roman" w:cs="Times New Roman"/>
          <w:sz w:val="16"/>
          <w:szCs w:val="16"/>
        </w:rPr>
        <w:t xml:space="preserve"> </w:t>
      </w:r>
      <w:bookmarkEnd w:id="19"/>
    </w:p>
    <w:p w14:paraId="09A7B0F4" w14:textId="062B99CC" w:rsidR="00197B7A" w:rsidRPr="00EC7B3A" w:rsidRDefault="00197B7A" w:rsidP="00197B7A">
      <w:pPr>
        <w:spacing w:after="120" w:line="240" w:lineRule="auto"/>
        <w:ind w:left="284" w:hanging="284"/>
        <w:jc w:val="both"/>
        <w:rPr>
          <w:rFonts w:ascii="Times New Roman" w:hAnsi="Times New Roman" w:cs="Times New Roman"/>
          <w:i/>
          <w:sz w:val="20"/>
          <w:szCs w:val="20"/>
        </w:rPr>
      </w:pPr>
      <w:r>
        <w:rPr>
          <w:rFonts w:ascii="Times New Roman" w:hAnsi="Times New Roman" w:cs="Times New Roman"/>
          <w:i/>
          <w:sz w:val="20"/>
          <w:szCs w:val="20"/>
        </w:rPr>
        <w:t>B</w:t>
      </w:r>
      <w:r w:rsidRPr="00EC7B3A">
        <w:rPr>
          <w:rFonts w:ascii="Times New Roman" w:hAnsi="Times New Roman" w:cs="Times New Roman"/>
          <w:i/>
          <w:sz w:val="20"/>
          <w:szCs w:val="20"/>
        </w:rPr>
        <w:t xml:space="preserve">. </w:t>
      </w:r>
      <w:r w:rsidRPr="00197B7A">
        <w:rPr>
          <w:rFonts w:ascii="Times New Roman" w:hAnsi="Times New Roman" w:cs="Times New Roman"/>
          <w:i/>
          <w:sz w:val="20"/>
          <w:szCs w:val="20"/>
        </w:rPr>
        <w:t xml:space="preserve">Medición de Consumos Usando Nodos </w:t>
      </w:r>
      <w:proofErr w:type="spellStart"/>
      <w:r w:rsidRPr="00197B7A">
        <w:rPr>
          <w:rFonts w:ascii="Times New Roman" w:hAnsi="Times New Roman" w:cs="Times New Roman"/>
          <w:i/>
          <w:sz w:val="20"/>
          <w:szCs w:val="20"/>
        </w:rPr>
        <w:t>I</w:t>
      </w:r>
      <w:r>
        <w:rPr>
          <w:rFonts w:ascii="Times New Roman" w:hAnsi="Times New Roman" w:cs="Times New Roman"/>
          <w:i/>
          <w:sz w:val="20"/>
          <w:szCs w:val="20"/>
        </w:rPr>
        <w:t>dC</w:t>
      </w:r>
      <w:proofErr w:type="spellEnd"/>
      <w:r w:rsidRPr="00197B7A">
        <w:rPr>
          <w:rFonts w:ascii="Times New Roman" w:hAnsi="Times New Roman" w:cs="Times New Roman"/>
          <w:i/>
          <w:sz w:val="20"/>
          <w:szCs w:val="20"/>
        </w:rPr>
        <w:t>: Algoritmo de lectura de consumos en líneas de distribución</w:t>
      </w:r>
    </w:p>
    <w:p w14:paraId="073434B7" w14:textId="12A463C2" w:rsidR="00197B7A" w:rsidRDefault="00197B7A" w:rsidP="00EB589B">
      <w:pPr>
        <w:spacing w:after="0" w:line="240" w:lineRule="auto"/>
        <w:ind w:firstLine="284"/>
        <w:jc w:val="both"/>
        <w:rPr>
          <w:rFonts w:ascii="Times New Roman" w:hAnsi="Times New Roman" w:cs="Times New Roman"/>
          <w:sz w:val="20"/>
          <w:szCs w:val="20"/>
        </w:rPr>
      </w:pPr>
      <w:r w:rsidRPr="00197B7A">
        <w:rPr>
          <w:rFonts w:ascii="Times New Roman" w:hAnsi="Times New Roman" w:cs="Times New Roman"/>
          <w:sz w:val="20"/>
          <w:szCs w:val="20"/>
        </w:rPr>
        <w:t xml:space="preserve">La lectura de consumos eléctricos en cada Nodo </w:t>
      </w:r>
      <w:proofErr w:type="spellStart"/>
      <w:r w:rsidRPr="00197B7A">
        <w:rPr>
          <w:rFonts w:ascii="Times New Roman" w:hAnsi="Times New Roman" w:cs="Times New Roman"/>
          <w:sz w:val="20"/>
          <w:szCs w:val="20"/>
        </w:rPr>
        <w:t>IoT</w:t>
      </w:r>
      <w:proofErr w:type="spellEnd"/>
      <w:r w:rsidRPr="00197B7A">
        <w:rPr>
          <w:rFonts w:ascii="Times New Roman" w:hAnsi="Times New Roman" w:cs="Times New Roman"/>
          <w:sz w:val="20"/>
          <w:szCs w:val="20"/>
        </w:rPr>
        <w:t xml:space="preserve"> de campo se realiza de acuerdo con el a</w:t>
      </w:r>
      <w:r>
        <w:rPr>
          <w:rFonts w:ascii="Times New Roman" w:hAnsi="Times New Roman" w:cs="Times New Roman"/>
          <w:sz w:val="20"/>
          <w:szCs w:val="20"/>
        </w:rPr>
        <w:t>lgoritmo mostrado en la Figura 3</w:t>
      </w:r>
      <w:r w:rsidRPr="00197B7A">
        <w:rPr>
          <w:rFonts w:ascii="Times New Roman" w:hAnsi="Times New Roman" w:cs="Times New Roman"/>
          <w:sz w:val="20"/>
          <w:szCs w:val="20"/>
        </w:rPr>
        <w:t>. A continuación, se describe el proceso implementado</w:t>
      </w:r>
      <w:r>
        <w:rPr>
          <w:rFonts w:ascii="Times New Roman" w:hAnsi="Times New Roman" w:cs="Times New Roman"/>
          <w:sz w:val="20"/>
          <w:szCs w:val="20"/>
        </w:rPr>
        <w:t>.</w:t>
      </w:r>
    </w:p>
    <w:p w14:paraId="0B5A941B" w14:textId="6F6789D5" w:rsidR="00197B7A" w:rsidRDefault="00197B7A" w:rsidP="00647BCF">
      <w:pPr>
        <w:spacing w:after="0" w:line="240" w:lineRule="auto"/>
        <w:jc w:val="both"/>
        <w:rPr>
          <w:rFonts w:ascii="Times New Roman" w:hAnsi="Times New Roman" w:cs="Times New Roman"/>
          <w:sz w:val="20"/>
          <w:szCs w:val="20"/>
        </w:rPr>
      </w:pPr>
      <w:r w:rsidRPr="00373629">
        <w:rPr>
          <w:noProof/>
          <w:lang w:val="en-US"/>
        </w:rPr>
        <w:drawing>
          <wp:inline distT="0" distB="0" distL="0" distR="0" wp14:anchorId="61C768A4" wp14:editId="0B0F922D">
            <wp:extent cx="3077845" cy="4246559"/>
            <wp:effectExtent l="0" t="0" r="8255" b="190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6" cstate="print">
                      <a:extLst>
                        <a:ext uri="{28A0092B-C50C-407E-A947-70E740481C1C}">
                          <a14:useLocalDpi xmlns:a14="http://schemas.microsoft.com/office/drawing/2010/main" val="0"/>
                        </a:ext>
                      </a:extLst>
                    </a:blip>
                    <a:srcRect l="37384" r="21980"/>
                    <a:stretch>
                      <a:fillRect/>
                    </a:stretch>
                  </pic:blipFill>
                  <pic:spPr bwMode="auto">
                    <a:xfrm>
                      <a:off x="0" y="0"/>
                      <a:ext cx="3077845" cy="4246559"/>
                    </a:xfrm>
                    <a:prstGeom prst="rect">
                      <a:avLst/>
                    </a:prstGeom>
                    <a:noFill/>
                    <a:ln>
                      <a:noFill/>
                    </a:ln>
                  </pic:spPr>
                </pic:pic>
              </a:graphicData>
            </a:graphic>
          </wp:inline>
        </w:drawing>
      </w:r>
    </w:p>
    <w:p w14:paraId="3F0B93FC" w14:textId="744A2657" w:rsidR="00197B7A" w:rsidRPr="00483D39" w:rsidRDefault="00197B7A" w:rsidP="00647BCF">
      <w:pPr>
        <w:pStyle w:val="ListParagraph"/>
        <w:widowControl w:val="0"/>
        <w:numPr>
          <w:ilvl w:val="0"/>
          <w:numId w:val="13"/>
        </w:numPr>
        <w:spacing w:after="120" w:line="240" w:lineRule="auto"/>
        <w:rPr>
          <w:rFonts w:ascii="Times New Roman" w:hAnsi="Times New Roman" w:cs="Times New Roman"/>
          <w:sz w:val="16"/>
          <w:szCs w:val="16"/>
        </w:rPr>
      </w:pPr>
      <w:r w:rsidRPr="00197B7A">
        <w:rPr>
          <w:rFonts w:ascii="Times New Roman" w:hAnsi="Times New Roman" w:cs="Times New Roman"/>
          <w:sz w:val="16"/>
          <w:szCs w:val="16"/>
        </w:rPr>
        <w:t>Algoritmo de lectura de consumos en líneas de distribución</w:t>
      </w:r>
      <w:r w:rsidRPr="00EC7B3A">
        <w:rPr>
          <w:rFonts w:ascii="Times New Roman" w:hAnsi="Times New Roman" w:cs="Times New Roman"/>
          <w:sz w:val="16"/>
          <w:szCs w:val="16"/>
        </w:rPr>
        <w:t>.</w:t>
      </w:r>
    </w:p>
    <w:p w14:paraId="52EE709B" w14:textId="39BBAF40" w:rsidR="00CC2824" w:rsidRDefault="00197B7A" w:rsidP="00EB589B">
      <w:pPr>
        <w:spacing w:after="0" w:line="240" w:lineRule="auto"/>
        <w:ind w:firstLine="284"/>
        <w:jc w:val="both"/>
        <w:rPr>
          <w:rFonts w:ascii="Times New Roman" w:hAnsi="Times New Roman" w:cs="Times New Roman"/>
          <w:sz w:val="20"/>
          <w:szCs w:val="20"/>
        </w:rPr>
      </w:pPr>
      <w:r w:rsidRPr="00197B7A">
        <w:rPr>
          <w:rFonts w:ascii="Times New Roman" w:hAnsi="Times New Roman" w:cs="Times New Roman"/>
          <w:sz w:val="20"/>
          <w:szCs w:val="20"/>
        </w:rPr>
        <w:t xml:space="preserve">Primero se definen las librerías, en este caso es necesario especificar la librería para la comunicación </w:t>
      </w:r>
      <w:proofErr w:type="spellStart"/>
      <w:r w:rsidRPr="00197B7A">
        <w:rPr>
          <w:rFonts w:ascii="Times New Roman" w:hAnsi="Times New Roman" w:cs="Times New Roman"/>
          <w:sz w:val="20"/>
          <w:szCs w:val="20"/>
        </w:rPr>
        <w:t>LoRa</w:t>
      </w:r>
      <w:proofErr w:type="spellEnd"/>
      <w:r w:rsidRPr="00197B7A">
        <w:rPr>
          <w:rFonts w:ascii="Times New Roman" w:hAnsi="Times New Roman" w:cs="Times New Roman"/>
          <w:sz w:val="20"/>
          <w:szCs w:val="20"/>
        </w:rPr>
        <w:t xml:space="preserve"> usando el módulo SX1272 como </w:t>
      </w:r>
      <w:proofErr w:type="spellStart"/>
      <w:r w:rsidRPr="00197B7A">
        <w:rPr>
          <w:rFonts w:ascii="Times New Roman" w:hAnsi="Times New Roman" w:cs="Times New Roman"/>
          <w:sz w:val="20"/>
          <w:szCs w:val="20"/>
        </w:rPr>
        <w:t>tranceiver</w:t>
      </w:r>
      <w:proofErr w:type="spellEnd"/>
      <w:r w:rsidRPr="00197B7A">
        <w:rPr>
          <w:rFonts w:ascii="Times New Roman" w:hAnsi="Times New Roman" w:cs="Times New Roman"/>
          <w:sz w:val="20"/>
          <w:szCs w:val="20"/>
        </w:rPr>
        <w:t xml:space="preserve">. Para este proceso se incluye mediante:  #include &lt;WaspSX1272.h&gt;. A continuación, se define la dirección del nodo concentrador </w:t>
      </w:r>
      <w:r w:rsidRPr="00197B7A">
        <w:rPr>
          <w:rFonts w:ascii="Times New Roman" w:hAnsi="Times New Roman" w:cs="Times New Roman"/>
          <w:sz w:val="20"/>
          <w:szCs w:val="20"/>
        </w:rPr>
        <w:lastRenderedPageBreak/>
        <w:t xml:space="preserve">hacia donde se transmite la información mediante: uint8_t </w:t>
      </w:r>
      <w:proofErr w:type="spellStart"/>
      <w:r w:rsidRPr="00197B7A">
        <w:rPr>
          <w:rFonts w:ascii="Times New Roman" w:hAnsi="Times New Roman" w:cs="Times New Roman"/>
          <w:sz w:val="20"/>
          <w:szCs w:val="20"/>
        </w:rPr>
        <w:t>rx_address</w:t>
      </w:r>
      <w:proofErr w:type="spellEnd"/>
      <w:r w:rsidRPr="00197B7A">
        <w:rPr>
          <w:rFonts w:ascii="Times New Roman" w:hAnsi="Times New Roman" w:cs="Times New Roman"/>
          <w:sz w:val="20"/>
          <w:szCs w:val="20"/>
        </w:rPr>
        <w:t xml:space="preserve"> = 1. Adicionalmente en este proceso inicial se </w:t>
      </w:r>
      <w:r>
        <w:rPr>
          <w:rFonts w:ascii="Times New Roman" w:hAnsi="Times New Roman" w:cs="Times New Roman"/>
          <w:sz w:val="20"/>
          <w:szCs w:val="20"/>
        </w:rPr>
        <w:t xml:space="preserve">define la dirección del Nodo </w:t>
      </w:r>
      <w:proofErr w:type="spellStart"/>
      <w:r>
        <w:rPr>
          <w:rFonts w:ascii="Times New Roman" w:hAnsi="Times New Roman" w:cs="Times New Roman"/>
          <w:sz w:val="20"/>
          <w:szCs w:val="20"/>
        </w:rPr>
        <w:t>IdC</w:t>
      </w:r>
      <w:proofErr w:type="spellEnd"/>
      <w:r w:rsidRPr="00197B7A">
        <w:rPr>
          <w:rFonts w:ascii="Times New Roman" w:hAnsi="Times New Roman" w:cs="Times New Roman"/>
          <w:sz w:val="20"/>
          <w:szCs w:val="20"/>
        </w:rPr>
        <w:t xml:space="preserve">, en este caso se ha especificado mediante: </w:t>
      </w:r>
      <w:proofErr w:type="spellStart"/>
      <w:r w:rsidRPr="00197B7A">
        <w:rPr>
          <w:rFonts w:ascii="Times New Roman" w:hAnsi="Times New Roman" w:cs="Times New Roman"/>
          <w:sz w:val="20"/>
          <w:szCs w:val="20"/>
        </w:rPr>
        <w:t>int</w:t>
      </w:r>
      <w:proofErr w:type="spellEnd"/>
      <w:r w:rsidRPr="00197B7A">
        <w:rPr>
          <w:rFonts w:ascii="Times New Roman" w:hAnsi="Times New Roman" w:cs="Times New Roman"/>
          <w:sz w:val="20"/>
          <w:szCs w:val="20"/>
        </w:rPr>
        <w:t xml:space="preserve"> </w:t>
      </w:r>
      <w:proofErr w:type="spellStart"/>
      <w:r w:rsidRPr="00197B7A">
        <w:rPr>
          <w:rFonts w:ascii="Times New Roman" w:hAnsi="Times New Roman" w:cs="Times New Roman"/>
          <w:sz w:val="20"/>
          <w:szCs w:val="20"/>
        </w:rPr>
        <w:t>src</w:t>
      </w:r>
      <w:proofErr w:type="spellEnd"/>
      <w:r w:rsidRPr="00197B7A">
        <w:rPr>
          <w:rFonts w:ascii="Times New Roman" w:hAnsi="Times New Roman" w:cs="Times New Roman"/>
          <w:sz w:val="20"/>
          <w:szCs w:val="20"/>
        </w:rPr>
        <w:t>=2, este valor cambiará dependiendo del nodo que usará, siendo posible disponer desde 0 a 255. También se declaran los canales analógicos que se utilizarán y se inicializan los mismo</w:t>
      </w:r>
      <w:r>
        <w:rPr>
          <w:rFonts w:ascii="Times New Roman" w:hAnsi="Times New Roman" w:cs="Times New Roman"/>
          <w:sz w:val="20"/>
          <w:szCs w:val="20"/>
        </w:rPr>
        <w:t>s para el proceso de conversión</w:t>
      </w:r>
      <w:r w:rsidR="00CC2824">
        <w:rPr>
          <w:rFonts w:ascii="Times New Roman" w:hAnsi="Times New Roman" w:cs="Times New Roman"/>
          <w:sz w:val="20"/>
          <w:szCs w:val="20"/>
        </w:rPr>
        <w:t>.</w:t>
      </w:r>
    </w:p>
    <w:p w14:paraId="2BA491C6" w14:textId="2915CBBF" w:rsidR="00197B7A" w:rsidRPr="00197B7A" w:rsidRDefault="00197B7A" w:rsidP="00197B7A">
      <w:pPr>
        <w:spacing w:after="0" w:line="240" w:lineRule="auto"/>
        <w:ind w:firstLine="284"/>
        <w:jc w:val="both"/>
        <w:rPr>
          <w:rFonts w:ascii="Times New Roman" w:hAnsi="Times New Roman" w:cs="Times New Roman"/>
          <w:sz w:val="20"/>
          <w:szCs w:val="20"/>
        </w:rPr>
      </w:pPr>
      <w:r w:rsidRPr="00197B7A">
        <w:rPr>
          <w:rFonts w:ascii="Times New Roman" w:hAnsi="Times New Roman" w:cs="Times New Roman"/>
          <w:sz w:val="20"/>
          <w:szCs w:val="20"/>
        </w:rPr>
        <w:t xml:space="preserve">En el siguiente proceso denominado </w:t>
      </w:r>
      <w:proofErr w:type="spellStart"/>
      <w:proofErr w:type="gramStart"/>
      <w:r w:rsidRPr="00197B7A">
        <w:rPr>
          <w:rFonts w:ascii="Times New Roman" w:hAnsi="Times New Roman" w:cs="Times New Roman"/>
          <w:sz w:val="20"/>
          <w:szCs w:val="20"/>
        </w:rPr>
        <w:t>Setup</w:t>
      </w:r>
      <w:proofErr w:type="spellEnd"/>
      <w:r w:rsidRPr="00197B7A">
        <w:rPr>
          <w:rFonts w:ascii="Times New Roman" w:hAnsi="Times New Roman" w:cs="Times New Roman"/>
          <w:sz w:val="20"/>
          <w:szCs w:val="20"/>
        </w:rPr>
        <w:t>(</w:t>
      </w:r>
      <w:proofErr w:type="gramEnd"/>
      <w:r w:rsidRPr="00197B7A">
        <w:rPr>
          <w:rFonts w:ascii="Times New Roman" w:hAnsi="Times New Roman" w:cs="Times New Roman"/>
          <w:sz w:val="20"/>
          <w:szCs w:val="20"/>
        </w:rPr>
        <w:t xml:space="preserve">), se activa y establece el canal específico para realizar la comunicación </w:t>
      </w:r>
      <w:proofErr w:type="spellStart"/>
      <w:r w:rsidRPr="00197B7A">
        <w:rPr>
          <w:rFonts w:ascii="Times New Roman" w:hAnsi="Times New Roman" w:cs="Times New Roman"/>
          <w:sz w:val="20"/>
          <w:szCs w:val="20"/>
        </w:rPr>
        <w:t>LoRa</w:t>
      </w:r>
      <w:proofErr w:type="spellEnd"/>
      <w:r w:rsidRPr="00197B7A">
        <w:rPr>
          <w:rFonts w:ascii="Times New Roman" w:hAnsi="Times New Roman" w:cs="Times New Roman"/>
          <w:sz w:val="20"/>
          <w:szCs w:val="20"/>
        </w:rPr>
        <w:t xml:space="preserve"> mediante la función sx1272.ON(), se establece el canal 14 que permite usar la frecuencia </w:t>
      </w:r>
      <w:r>
        <w:rPr>
          <w:rFonts w:ascii="Times New Roman" w:hAnsi="Times New Roman" w:cs="Times New Roman"/>
          <w:sz w:val="20"/>
          <w:szCs w:val="20"/>
        </w:rPr>
        <w:t>900 Hz</w:t>
      </w:r>
      <w:r w:rsidRPr="00197B7A">
        <w:rPr>
          <w:rFonts w:ascii="Times New Roman" w:hAnsi="Times New Roman" w:cs="Times New Roman"/>
          <w:sz w:val="20"/>
          <w:szCs w:val="20"/>
        </w:rPr>
        <w:t xml:space="preserve"> mediante: sx1272.setChannel (14_868). Por otro lado, se declara la dirección del Nodo </w:t>
      </w:r>
      <w:proofErr w:type="spellStart"/>
      <w:r w:rsidRPr="00197B7A">
        <w:rPr>
          <w:rFonts w:ascii="Times New Roman" w:hAnsi="Times New Roman" w:cs="Times New Roman"/>
          <w:sz w:val="20"/>
          <w:szCs w:val="20"/>
        </w:rPr>
        <w:t>IoT</w:t>
      </w:r>
      <w:proofErr w:type="spellEnd"/>
      <w:r w:rsidRPr="00197B7A">
        <w:rPr>
          <w:rFonts w:ascii="Times New Roman" w:hAnsi="Times New Roman" w:cs="Times New Roman"/>
          <w:sz w:val="20"/>
          <w:szCs w:val="20"/>
        </w:rPr>
        <w:t xml:space="preserve"> usando: sx1272.setNodeAddress(</w:t>
      </w:r>
      <w:proofErr w:type="spellStart"/>
      <w:r w:rsidRPr="00197B7A">
        <w:rPr>
          <w:rFonts w:ascii="Times New Roman" w:hAnsi="Times New Roman" w:cs="Times New Roman"/>
          <w:sz w:val="20"/>
          <w:szCs w:val="20"/>
        </w:rPr>
        <w:t>src</w:t>
      </w:r>
      <w:proofErr w:type="spellEnd"/>
      <w:r w:rsidRPr="00197B7A">
        <w:rPr>
          <w:rFonts w:ascii="Times New Roman" w:hAnsi="Times New Roman" w:cs="Times New Roman"/>
          <w:sz w:val="20"/>
          <w:szCs w:val="20"/>
        </w:rPr>
        <w:t>) y se inicializan los canales analógicos.</w:t>
      </w:r>
    </w:p>
    <w:p w14:paraId="6379310B" w14:textId="77777777" w:rsidR="00197B7A" w:rsidRPr="00197B7A" w:rsidRDefault="00197B7A" w:rsidP="00197B7A">
      <w:pPr>
        <w:spacing w:after="0" w:line="240" w:lineRule="auto"/>
        <w:ind w:firstLine="284"/>
        <w:jc w:val="both"/>
        <w:rPr>
          <w:rFonts w:ascii="Times New Roman" w:hAnsi="Times New Roman" w:cs="Times New Roman"/>
          <w:sz w:val="20"/>
          <w:szCs w:val="20"/>
        </w:rPr>
      </w:pPr>
      <w:r w:rsidRPr="00197B7A">
        <w:rPr>
          <w:rFonts w:ascii="Times New Roman" w:hAnsi="Times New Roman" w:cs="Times New Roman"/>
          <w:sz w:val="20"/>
          <w:szCs w:val="20"/>
        </w:rPr>
        <w:t xml:space="preserve">En el proceso del lazo principal denominado </w:t>
      </w:r>
      <w:proofErr w:type="spellStart"/>
      <w:r w:rsidRPr="00197B7A">
        <w:rPr>
          <w:rFonts w:ascii="Times New Roman" w:hAnsi="Times New Roman" w:cs="Times New Roman"/>
          <w:sz w:val="20"/>
          <w:szCs w:val="20"/>
        </w:rPr>
        <w:t>Main</w:t>
      </w:r>
      <w:proofErr w:type="spellEnd"/>
      <w:r w:rsidRPr="00197B7A">
        <w:rPr>
          <w:rFonts w:ascii="Times New Roman" w:hAnsi="Times New Roman" w:cs="Times New Roman"/>
          <w:sz w:val="20"/>
          <w:szCs w:val="20"/>
        </w:rPr>
        <w:t xml:space="preserve"> </w:t>
      </w:r>
      <w:proofErr w:type="spellStart"/>
      <w:proofErr w:type="gramStart"/>
      <w:r w:rsidRPr="00197B7A">
        <w:rPr>
          <w:rFonts w:ascii="Times New Roman" w:hAnsi="Times New Roman" w:cs="Times New Roman"/>
          <w:sz w:val="20"/>
          <w:szCs w:val="20"/>
        </w:rPr>
        <w:t>Loop</w:t>
      </w:r>
      <w:proofErr w:type="spellEnd"/>
      <w:r w:rsidRPr="00197B7A">
        <w:rPr>
          <w:rFonts w:ascii="Times New Roman" w:hAnsi="Times New Roman" w:cs="Times New Roman"/>
          <w:sz w:val="20"/>
          <w:szCs w:val="20"/>
        </w:rPr>
        <w:t>(</w:t>
      </w:r>
      <w:proofErr w:type="gramEnd"/>
      <w:r w:rsidRPr="00197B7A">
        <w:rPr>
          <w:rFonts w:ascii="Times New Roman" w:hAnsi="Times New Roman" w:cs="Times New Roman"/>
          <w:sz w:val="20"/>
          <w:szCs w:val="20"/>
        </w:rPr>
        <w:t xml:space="preserve">), se realiza la lectura de los canales analógicos para obtener la medición de consumos. Para obtener el consumo de energía primero se implementa la función </w:t>
      </w:r>
      <w:proofErr w:type="spellStart"/>
      <w:r w:rsidRPr="00197B7A">
        <w:rPr>
          <w:rFonts w:ascii="Times New Roman" w:hAnsi="Times New Roman" w:cs="Times New Roman"/>
          <w:sz w:val="20"/>
          <w:szCs w:val="20"/>
        </w:rPr>
        <w:t>GetCorriente</w:t>
      </w:r>
      <w:proofErr w:type="spellEnd"/>
      <w:r w:rsidRPr="00197B7A">
        <w:rPr>
          <w:rFonts w:ascii="Times New Roman" w:hAnsi="Times New Roman" w:cs="Times New Roman"/>
          <w:sz w:val="20"/>
          <w:szCs w:val="20"/>
        </w:rPr>
        <w:t xml:space="preserve">(C1) donde C1 es el canal analógico asignado a una determinada línea de distribución, en este caso el Canal1 y el valor se asigna a la variable de punto flotante Corriente_C1. Internamente la función </w:t>
      </w:r>
      <w:proofErr w:type="spellStart"/>
      <w:r w:rsidRPr="00197B7A">
        <w:rPr>
          <w:rFonts w:ascii="Times New Roman" w:hAnsi="Times New Roman" w:cs="Times New Roman"/>
          <w:sz w:val="20"/>
          <w:szCs w:val="20"/>
        </w:rPr>
        <w:t>GetCorriente</w:t>
      </w:r>
      <w:proofErr w:type="spellEnd"/>
      <w:r w:rsidRPr="00197B7A">
        <w:rPr>
          <w:rFonts w:ascii="Times New Roman" w:hAnsi="Times New Roman" w:cs="Times New Roman"/>
          <w:sz w:val="20"/>
          <w:szCs w:val="20"/>
        </w:rPr>
        <w:t xml:space="preserve">(C1) realiza la lectura del canal analógico implementado en CHANNEL1 en un proceso de sumatoria y cálculo de la corriente eficaz </w:t>
      </w:r>
      <w:proofErr w:type="spellStart"/>
      <w:r w:rsidRPr="00197B7A">
        <w:rPr>
          <w:rFonts w:ascii="Times New Roman" w:hAnsi="Times New Roman" w:cs="Times New Roman"/>
          <w:sz w:val="20"/>
          <w:szCs w:val="20"/>
        </w:rPr>
        <w:t>Irms</w:t>
      </w:r>
      <w:proofErr w:type="spellEnd"/>
      <w:r w:rsidRPr="00197B7A">
        <w:rPr>
          <w:rFonts w:ascii="Times New Roman" w:hAnsi="Times New Roman" w:cs="Times New Roman"/>
          <w:sz w:val="20"/>
          <w:szCs w:val="20"/>
        </w:rPr>
        <w:t xml:space="preserve"> para utilizar este valor en procesos de cálculos posteriores. Por otro lado, la función </w:t>
      </w:r>
      <w:proofErr w:type="spellStart"/>
      <w:r w:rsidRPr="00197B7A">
        <w:rPr>
          <w:rFonts w:ascii="Times New Roman" w:hAnsi="Times New Roman" w:cs="Times New Roman"/>
          <w:sz w:val="20"/>
          <w:szCs w:val="20"/>
        </w:rPr>
        <w:t>SetTension</w:t>
      </w:r>
      <w:proofErr w:type="spellEnd"/>
      <w:r w:rsidRPr="00197B7A">
        <w:rPr>
          <w:rFonts w:ascii="Times New Roman" w:hAnsi="Times New Roman" w:cs="Times New Roman"/>
          <w:sz w:val="20"/>
          <w:szCs w:val="20"/>
        </w:rPr>
        <w:t xml:space="preserve">(C1) permite asignar la tensión de la línea de distribución y la función </w:t>
      </w:r>
      <w:proofErr w:type="spellStart"/>
      <w:r w:rsidRPr="00197B7A">
        <w:rPr>
          <w:rFonts w:ascii="Times New Roman" w:hAnsi="Times New Roman" w:cs="Times New Roman"/>
          <w:sz w:val="20"/>
          <w:szCs w:val="20"/>
        </w:rPr>
        <w:t>GetPotencia</w:t>
      </w:r>
      <w:proofErr w:type="spellEnd"/>
      <w:r w:rsidRPr="00197B7A">
        <w:rPr>
          <w:rFonts w:ascii="Times New Roman" w:hAnsi="Times New Roman" w:cs="Times New Roman"/>
          <w:sz w:val="20"/>
          <w:szCs w:val="20"/>
        </w:rPr>
        <w:t>(C1) realiza el cálculo del valor de la potencia y se asigna a la variable de punto flotante Potencia_C1.</w:t>
      </w:r>
    </w:p>
    <w:p w14:paraId="3B5B6437" w14:textId="08EBD496" w:rsidR="00197B7A" w:rsidRPr="00197B7A" w:rsidRDefault="00197B7A" w:rsidP="00197B7A">
      <w:pPr>
        <w:spacing w:after="0" w:line="240" w:lineRule="auto"/>
        <w:ind w:firstLine="284"/>
        <w:jc w:val="both"/>
        <w:rPr>
          <w:rFonts w:ascii="Times New Roman" w:hAnsi="Times New Roman" w:cs="Times New Roman"/>
          <w:sz w:val="20"/>
          <w:szCs w:val="20"/>
        </w:rPr>
      </w:pPr>
      <w:r w:rsidRPr="00197B7A">
        <w:rPr>
          <w:rFonts w:ascii="Times New Roman" w:hAnsi="Times New Roman" w:cs="Times New Roman"/>
          <w:sz w:val="20"/>
          <w:szCs w:val="20"/>
        </w:rPr>
        <w:t xml:space="preserve">Una vez obtenidas variables de la medición de consumos, se realiza el envío de la información hacia el nodo concentrador mediante </w:t>
      </w:r>
      <w:proofErr w:type="spellStart"/>
      <w:proofErr w:type="gramStart"/>
      <w:r w:rsidRPr="00197B7A">
        <w:rPr>
          <w:rFonts w:ascii="Times New Roman" w:hAnsi="Times New Roman" w:cs="Times New Roman"/>
          <w:sz w:val="20"/>
          <w:szCs w:val="20"/>
        </w:rPr>
        <w:t>enviarVariables</w:t>
      </w:r>
      <w:proofErr w:type="spellEnd"/>
      <w:r w:rsidRPr="00197B7A">
        <w:rPr>
          <w:rFonts w:ascii="Times New Roman" w:hAnsi="Times New Roman" w:cs="Times New Roman"/>
          <w:sz w:val="20"/>
          <w:szCs w:val="20"/>
        </w:rPr>
        <w:t>(</w:t>
      </w:r>
      <w:proofErr w:type="gramEnd"/>
      <w:r w:rsidRPr="00197B7A">
        <w:rPr>
          <w:rFonts w:ascii="Times New Roman" w:hAnsi="Times New Roman" w:cs="Times New Roman"/>
          <w:sz w:val="20"/>
          <w:szCs w:val="20"/>
        </w:rPr>
        <w:t xml:space="preserve">). Si la conexión con el Nodo Gateway Lora es exitosa, se construye el arreglo </w:t>
      </w:r>
      <w:proofErr w:type="spellStart"/>
      <w:r w:rsidRPr="00197B7A">
        <w:rPr>
          <w:rFonts w:ascii="Times New Roman" w:hAnsi="Times New Roman" w:cs="Times New Roman"/>
          <w:sz w:val="20"/>
          <w:szCs w:val="20"/>
        </w:rPr>
        <w:t>Char</w:t>
      </w:r>
      <w:proofErr w:type="spellEnd"/>
      <w:r w:rsidRPr="00197B7A">
        <w:rPr>
          <w:rFonts w:ascii="Times New Roman" w:hAnsi="Times New Roman" w:cs="Times New Roman"/>
          <w:sz w:val="20"/>
          <w:szCs w:val="20"/>
        </w:rPr>
        <w:t xml:space="preserve"> Variables [100] que contienen la información del número de nodo, corriente, tensión y potencia. A continuación se envía por el puerto del </w:t>
      </w:r>
      <w:proofErr w:type="spellStart"/>
      <w:r w:rsidRPr="00197B7A">
        <w:rPr>
          <w:rFonts w:ascii="Times New Roman" w:hAnsi="Times New Roman" w:cs="Times New Roman"/>
          <w:sz w:val="20"/>
          <w:szCs w:val="20"/>
        </w:rPr>
        <w:t>transceiver</w:t>
      </w:r>
      <w:proofErr w:type="spellEnd"/>
      <w:r w:rsidRPr="00197B7A">
        <w:rPr>
          <w:rFonts w:ascii="Times New Roman" w:hAnsi="Times New Roman" w:cs="Times New Roman"/>
          <w:sz w:val="20"/>
          <w:szCs w:val="20"/>
        </w:rPr>
        <w:t xml:space="preserve"> la información usando la función sx1272.sendPacketTimeout</w:t>
      </w:r>
      <w:proofErr w:type="gramStart"/>
      <w:r w:rsidRPr="00197B7A">
        <w:rPr>
          <w:rFonts w:ascii="Times New Roman" w:hAnsi="Times New Roman" w:cs="Times New Roman"/>
          <w:sz w:val="20"/>
          <w:szCs w:val="20"/>
        </w:rPr>
        <w:t xml:space="preserve">( </w:t>
      </w:r>
      <w:proofErr w:type="spellStart"/>
      <w:r w:rsidRPr="00197B7A">
        <w:rPr>
          <w:rFonts w:ascii="Times New Roman" w:hAnsi="Times New Roman" w:cs="Times New Roman"/>
          <w:sz w:val="20"/>
          <w:szCs w:val="20"/>
        </w:rPr>
        <w:t>rx</w:t>
      </w:r>
      <w:proofErr w:type="gramEnd"/>
      <w:r w:rsidRPr="00197B7A">
        <w:rPr>
          <w:rFonts w:ascii="Times New Roman" w:hAnsi="Times New Roman" w:cs="Times New Roman"/>
          <w:sz w:val="20"/>
          <w:szCs w:val="20"/>
        </w:rPr>
        <w:t>_address</w:t>
      </w:r>
      <w:proofErr w:type="spellEnd"/>
      <w:r w:rsidRPr="00197B7A">
        <w:rPr>
          <w:rFonts w:ascii="Times New Roman" w:hAnsi="Times New Roman" w:cs="Times New Roman"/>
          <w:sz w:val="20"/>
          <w:szCs w:val="20"/>
        </w:rPr>
        <w:t>, (</w:t>
      </w:r>
      <w:proofErr w:type="spellStart"/>
      <w:r w:rsidRPr="00197B7A">
        <w:rPr>
          <w:rFonts w:ascii="Times New Roman" w:hAnsi="Times New Roman" w:cs="Times New Roman"/>
          <w:sz w:val="20"/>
          <w:szCs w:val="20"/>
        </w:rPr>
        <w:t>char</w:t>
      </w:r>
      <w:proofErr w:type="spellEnd"/>
      <w:r w:rsidRPr="00197B7A">
        <w:rPr>
          <w:rFonts w:ascii="Times New Roman" w:hAnsi="Times New Roman" w:cs="Times New Roman"/>
          <w:sz w:val="20"/>
          <w:szCs w:val="20"/>
        </w:rPr>
        <w:t xml:space="preserve"> *) </w:t>
      </w:r>
      <w:proofErr w:type="spellStart"/>
      <w:r w:rsidRPr="00197B7A">
        <w:rPr>
          <w:rFonts w:ascii="Times New Roman" w:hAnsi="Times New Roman" w:cs="Times New Roman"/>
          <w:sz w:val="20"/>
          <w:szCs w:val="20"/>
        </w:rPr>
        <w:t>mensajeVariables</w:t>
      </w:r>
      <w:proofErr w:type="spellEnd"/>
      <w:r w:rsidRPr="00197B7A">
        <w:rPr>
          <w:rFonts w:ascii="Times New Roman" w:hAnsi="Times New Roman" w:cs="Times New Roman"/>
          <w:sz w:val="20"/>
          <w:szCs w:val="20"/>
        </w:rPr>
        <w:t>). Como se puede ver se ha especificado la dirección del concentrador o receptor, así como del arreglo con la información del nodo de medición de consumos</w:t>
      </w:r>
      <w:ins w:id="20" w:author="Wilson Chango" w:date="2022-08-18T17:51:00Z">
        <w:r w:rsidR="004B79D9">
          <w:rPr>
            <w:rFonts w:ascii="Times New Roman" w:hAnsi="Times New Roman" w:cs="Times New Roman"/>
            <w:sz w:val="20"/>
            <w:szCs w:val="20"/>
          </w:rPr>
          <w:t xml:space="preserve"> </w:t>
        </w:r>
        <w:commentRangeStart w:id="21"/>
        <w:r w:rsidR="004B79D9">
          <w:rPr>
            <w:rFonts w:ascii="Times New Roman" w:hAnsi="Times New Roman" w:cs="Times New Roman"/>
            <w:sz w:val="20"/>
            <w:szCs w:val="20"/>
          </w:rPr>
          <w:t>RESITORIO</w:t>
        </w:r>
        <w:commentRangeEnd w:id="21"/>
        <w:r w:rsidR="004B79D9">
          <w:rPr>
            <w:rStyle w:val="CommentReference"/>
          </w:rPr>
          <w:commentReference w:id="21"/>
        </w:r>
      </w:ins>
      <w:r w:rsidRPr="00197B7A">
        <w:rPr>
          <w:rFonts w:ascii="Times New Roman" w:hAnsi="Times New Roman" w:cs="Times New Roman"/>
          <w:sz w:val="20"/>
          <w:szCs w:val="20"/>
        </w:rPr>
        <w:t>.</w:t>
      </w:r>
    </w:p>
    <w:p w14:paraId="472CFEDD" w14:textId="4C6FE2F2" w:rsidR="00197B7A" w:rsidRDefault="00197B7A" w:rsidP="00197B7A">
      <w:pPr>
        <w:spacing w:after="0" w:line="240" w:lineRule="auto"/>
        <w:ind w:firstLine="284"/>
        <w:jc w:val="both"/>
        <w:rPr>
          <w:rFonts w:ascii="Times New Roman" w:hAnsi="Times New Roman" w:cs="Times New Roman"/>
          <w:sz w:val="20"/>
          <w:szCs w:val="20"/>
        </w:rPr>
      </w:pPr>
      <w:r w:rsidRPr="00197B7A">
        <w:rPr>
          <w:rFonts w:ascii="Times New Roman" w:hAnsi="Times New Roman" w:cs="Times New Roman"/>
          <w:sz w:val="20"/>
          <w:szCs w:val="20"/>
        </w:rPr>
        <w:t>Una vez concretado el envío de la información se verifica si el nodo concentrador ha recibido correctamente mediante una respuesta ACK y se imprime por la salida serial USB los valores enviados. Esta impres</w:t>
      </w:r>
      <w:r>
        <w:rPr>
          <w:rFonts w:ascii="Times New Roman" w:hAnsi="Times New Roman" w:cs="Times New Roman"/>
          <w:sz w:val="20"/>
          <w:szCs w:val="20"/>
        </w:rPr>
        <w:t xml:space="preserve">ión en el puerto USB del Nodo </w:t>
      </w:r>
      <w:proofErr w:type="spellStart"/>
      <w:r>
        <w:rPr>
          <w:rFonts w:ascii="Times New Roman" w:hAnsi="Times New Roman" w:cs="Times New Roman"/>
          <w:sz w:val="20"/>
          <w:szCs w:val="20"/>
        </w:rPr>
        <w:t>IdC</w:t>
      </w:r>
      <w:proofErr w:type="spellEnd"/>
      <w:r w:rsidRPr="00197B7A">
        <w:rPr>
          <w:rFonts w:ascii="Times New Roman" w:hAnsi="Times New Roman" w:cs="Times New Roman"/>
          <w:sz w:val="20"/>
          <w:szCs w:val="20"/>
        </w:rPr>
        <w:t xml:space="preserve"> se utiliza para verificar las comunicaciones en el proceso del desarrollo del prototipo. Para esto se recomienda disponer de una consola serial para desplegar los mensajes del Nodo</w:t>
      </w:r>
      <w:r>
        <w:rPr>
          <w:rFonts w:ascii="Times New Roman" w:hAnsi="Times New Roman" w:cs="Times New Roman"/>
          <w:sz w:val="20"/>
          <w:szCs w:val="20"/>
        </w:rPr>
        <w:t xml:space="preserve"> </w:t>
      </w:r>
      <w:proofErr w:type="spellStart"/>
      <w:r w:rsidRPr="00197B7A">
        <w:rPr>
          <w:rFonts w:ascii="Times New Roman" w:hAnsi="Times New Roman" w:cs="Times New Roman"/>
          <w:sz w:val="20"/>
          <w:szCs w:val="20"/>
        </w:rPr>
        <w:t>I</w:t>
      </w:r>
      <w:r>
        <w:rPr>
          <w:rFonts w:ascii="Times New Roman" w:hAnsi="Times New Roman" w:cs="Times New Roman"/>
          <w:sz w:val="20"/>
          <w:szCs w:val="20"/>
        </w:rPr>
        <w:t>dC</w:t>
      </w:r>
      <w:proofErr w:type="spellEnd"/>
      <w:r>
        <w:rPr>
          <w:rFonts w:ascii="Times New Roman" w:hAnsi="Times New Roman" w:cs="Times New Roman"/>
          <w:sz w:val="20"/>
          <w:szCs w:val="20"/>
        </w:rPr>
        <w:t xml:space="preserve"> de campo.</w:t>
      </w:r>
    </w:p>
    <w:p w14:paraId="7B623F78" w14:textId="77777777" w:rsidR="00197B7A" w:rsidRDefault="00197B7A" w:rsidP="00197B7A">
      <w:pPr>
        <w:spacing w:after="0" w:line="240" w:lineRule="auto"/>
        <w:ind w:firstLine="284"/>
        <w:jc w:val="both"/>
        <w:rPr>
          <w:rFonts w:ascii="Times New Roman" w:hAnsi="Times New Roman" w:cs="Times New Roman"/>
          <w:sz w:val="20"/>
          <w:szCs w:val="20"/>
        </w:rPr>
      </w:pPr>
    </w:p>
    <w:p w14:paraId="6FC2E6BB" w14:textId="217D5BDF" w:rsidR="00197B7A" w:rsidRPr="00EC7B3A" w:rsidRDefault="00197B7A" w:rsidP="00197B7A">
      <w:pPr>
        <w:spacing w:after="120" w:line="240" w:lineRule="auto"/>
        <w:ind w:left="284" w:hanging="284"/>
        <w:jc w:val="both"/>
        <w:rPr>
          <w:rFonts w:ascii="Times New Roman" w:hAnsi="Times New Roman" w:cs="Times New Roman"/>
          <w:i/>
          <w:sz w:val="20"/>
          <w:szCs w:val="20"/>
        </w:rPr>
      </w:pPr>
      <w:r>
        <w:rPr>
          <w:rFonts w:ascii="Times New Roman" w:hAnsi="Times New Roman" w:cs="Times New Roman"/>
          <w:i/>
          <w:sz w:val="20"/>
          <w:szCs w:val="20"/>
        </w:rPr>
        <w:t>C</w:t>
      </w:r>
      <w:r w:rsidRPr="00EC7B3A">
        <w:rPr>
          <w:rFonts w:ascii="Times New Roman" w:hAnsi="Times New Roman" w:cs="Times New Roman"/>
          <w:i/>
          <w:sz w:val="20"/>
          <w:szCs w:val="20"/>
        </w:rPr>
        <w:t xml:space="preserve">. </w:t>
      </w:r>
      <w:r w:rsidRPr="00197B7A">
        <w:rPr>
          <w:rFonts w:ascii="Times New Roman" w:hAnsi="Times New Roman" w:cs="Times New Roman"/>
          <w:i/>
          <w:sz w:val="20"/>
          <w:szCs w:val="20"/>
        </w:rPr>
        <w:t xml:space="preserve">Medición de Consumos Usando Nodos </w:t>
      </w:r>
      <w:proofErr w:type="spellStart"/>
      <w:r w:rsidRPr="00197B7A">
        <w:rPr>
          <w:rFonts w:ascii="Times New Roman" w:hAnsi="Times New Roman" w:cs="Times New Roman"/>
          <w:i/>
          <w:sz w:val="20"/>
          <w:szCs w:val="20"/>
        </w:rPr>
        <w:t>I</w:t>
      </w:r>
      <w:r>
        <w:rPr>
          <w:rFonts w:ascii="Times New Roman" w:hAnsi="Times New Roman" w:cs="Times New Roman"/>
          <w:i/>
          <w:sz w:val="20"/>
          <w:szCs w:val="20"/>
        </w:rPr>
        <w:t>dC</w:t>
      </w:r>
      <w:proofErr w:type="spellEnd"/>
      <w:r w:rsidRPr="00197B7A">
        <w:rPr>
          <w:rFonts w:ascii="Times New Roman" w:hAnsi="Times New Roman" w:cs="Times New Roman"/>
          <w:i/>
          <w:sz w:val="20"/>
          <w:szCs w:val="20"/>
        </w:rPr>
        <w:t xml:space="preserve">: Algoritmo de monitoreo y análisis de consumo en el </w:t>
      </w:r>
      <w:r>
        <w:rPr>
          <w:rFonts w:ascii="Times New Roman" w:hAnsi="Times New Roman" w:cs="Times New Roman"/>
          <w:i/>
          <w:sz w:val="20"/>
          <w:szCs w:val="20"/>
        </w:rPr>
        <w:t>Nodo Concentrador</w:t>
      </w:r>
      <w:r w:rsidRPr="00197B7A">
        <w:rPr>
          <w:rFonts w:ascii="Times New Roman" w:hAnsi="Times New Roman" w:cs="Times New Roman"/>
          <w:i/>
          <w:sz w:val="20"/>
          <w:szCs w:val="20"/>
        </w:rPr>
        <w:t xml:space="preserve"> </w:t>
      </w:r>
      <w:proofErr w:type="spellStart"/>
      <w:r w:rsidRPr="00197B7A">
        <w:rPr>
          <w:rFonts w:ascii="Times New Roman" w:hAnsi="Times New Roman" w:cs="Times New Roman"/>
          <w:i/>
          <w:sz w:val="20"/>
          <w:szCs w:val="20"/>
        </w:rPr>
        <w:t>LoRa</w:t>
      </w:r>
      <w:proofErr w:type="spellEnd"/>
    </w:p>
    <w:p w14:paraId="443A2A44" w14:textId="77777777" w:rsidR="00517A72" w:rsidRDefault="00197B7A" w:rsidP="00197B7A">
      <w:pPr>
        <w:spacing w:after="0" w:line="240" w:lineRule="auto"/>
        <w:ind w:firstLine="284"/>
        <w:jc w:val="both"/>
        <w:rPr>
          <w:rFonts w:ascii="Times New Roman" w:hAnsi="Times New Roman" w:cs="Times New Roman"/>
          <w:sz w:val="20"/>
          <w:szCs w:val="20"/>
        </w:rPr>
      </w:pPr>
      <w:r w:rsidRPr="00197B7A">
        <w:rPr>
          <w:rFonts w:ascii="Times New Roman" w:hAnsi="Times New Roman" w:cs="Times New Roman"/>
          <w:sz w:val="20"/>
          <w:szCs w:val="20"/>
        </w:rPr>
        <w:t>El</w:t>
      </w:r>
      <w:r w:rsidR="00517A72">
        <w:rPr>
          <w:rFonts w:ascii="Times New Roman" w:hAnsi="Times New Roman" w:cs="Times New Roman"/>
          <w:sz w:val="20"/>
          <w:szCs w:val="20"/>
        </w:rPr>
        <w:t xml:space="preserve"> Nodo Concentrador es un</w:t>
      </w:r>
      <w:r w:rsidRPr="00197B7A">
        <w:rPr>
          <w:rFonts w:ascii="Times New Roman" w:hAnsi="Times New Roman" w:cs="Times New Roman"/>
          <w:sz w:val="20"/>
          <w:szCs w:val="20"/>
        </w:rPr>
        <w:t xml:space="preserve"> Gateway Servidor </w:t>
      </w:r>
      <w:proofErr w:type="spellStart"/>
      <w:r w:rsidRPr="00197B7A">
        <w:rPr>
          <w:rFonts w:ascii="Times New Roman" w:hAnsi="Times New Roman" w:cs="Times New Roman"/>
          <w:sz w:val="20"/>
          <w:szCs w:val="20"/>
        </w:rPr>
        <w:t>LoRa</w:t>
      </w:r>
      <w:proofErr w:type="spellEnd"/>
      <w:r w:rsidRPr="00197B7A">
        <w:rPr>
          <w:rFonts w:ascii="Times New Roman" w:hAnsi="Times New Roman" w:cs="Times New Roman"/>
          <w:sz w:val="20"/>
          <w:szCs w:val="20"/>
        </w:rPr>
        <w:t xml:space="preserve"> </w:t>
      </w:r>
      <w:r w:rsidR="00517A72">
        <w:rPr>
          <w:rFonts w:ascii="Times New Roman" w:hAnsi="Times New Roman" w:cs="Times New Roman"/>
          <w:sz w:val="20"/>
          <w:szCs w:val="20"/>
        </w:rPr>
        <w:t xml:space="preserve">que </w:t>
      </w:r>
      <w:r w:rsidRPr="00197B7A">
        <w:rPr>
          <w:rFonts w:ascii="Times New Roman" w:hAnsi="Times New Roman" w:cs="Times New Roman"/>
          <w:sz w:val="20"/>
          <w:szCs w:val="20"/>
        </w:rPr>
        <w:t>realiza principalmente la función de recolectar</w:t>
      </w:r>
      <w:r w:rsidR="00517A72">
        <w:rPr>
          <w:rFonts w:ascii="Times New Roman" w:hAnsi="Times New Roman" w:cs="Times New Roman"/>
          <w:sz w:val="20"/>
          <w:szCs w:val="20"/>
        </w:rPr>
        <w:t xml:space="preserve"> la información de los Nodos </w:t>
      </w:r>
      <w:proofErr w:type="spellStart"/>
      <w:r w:rsidR="00517A72">
        <w:rPr>
          <w:rFonts w:ascii="Times New Roman" w:hAnsi="Times New Roman" w:cs="Times New Roman"/>
          <w:sz w:val="20"/>
          <w:szCs w:val="20"/>
        </w:rPr>
        <w:t>IdC</w:t>
      </w:r>
      <w:proofErr w:type="spellEnd"/>
      <w:r w:rsidRPr="00197B7A">
        <w:rPr>
          <w:rFonts w:ascii="Times New Roman" w:hAnsi="Times New Roman" w:cs="Times New Roman"/>
          <w:sz w:val="20"/>
          <w:szCs w:val="20"/>
        </w:rPr>
        <w:t xml:space="preserve"> de campo de medición de consumos. Esta información puede ser almacenada en una base de datos interna del servidor, o a su vez se pueden implementar servidos de base datos en la nube más avanzados para un reporte de informes y procesos de análisis de las mediciones</w:t>
      </w:r>
      <w:r w:rsidR="00517A72">
        <w:rPr>
          <w:rFonts w:ascii="Times New Roman" w:hAnsi="Times New Roman" w:cs="Times New Roman"/>
          <w:sz w:val="20"/>
          <w:szCs w:val="20"/>
        </w:rPr>
        <w:t xml:space="preserve">. </w:t>
      </w:r>
    </w:p>
    <w:p w14:paraId="0F06EF24" w14:textId="62071193" w:rsidR="00197B7A" w:rsidRDefault="00517A72" w:rsidP="00197B7A">
      <w:pPr>
        <w:spacing w:after="0" w:line="240" w:lineRule="auto"/>
        <w:ind w:firstLine="284"/>
        <w:jc w:val="both"/>
        <w:rPr>
          <w:rFonts w:ascii="Times New Roman" w:hAnsi="Times New Roman" w:cs="Times New Roman"/>
          <w:sz w:val="20"/>
          <w:szCs w:val="20"/>
        </w:rPr>
      </w:pPr>
      <w:r>
        <w:rPr>
          <w:rFonts w:ascii="Times New Roman" w:hAnsi="Times New Roman" w:cs="Times New Roman"/>
          <w:sz w:val="20"/>
          <w:szCs w:val="20"/>
        </w:rPr>
        <w:t>La Figura 4 muestra el algoritmo implementado en el Nodo concentrador.</w:t>
      </w:r>
    </w:p>
    <w:p w14:paraId="3449D4C9" w14:textId="0F74E03D" w:rsidR="00517A72" w:rsidRDefault="00517A72" w:rsidP="00197B7A">
      <w:pPr>
        <w:spacing w:after="0" w:line="240" w:lineRule="auto"/>
        <w:ind w:firstLine="284"/>
        <w:jc w:val="both"/>
        <w:rPr>
          <w:rFonts w:ascii="Times New Roman" w:hAnsi="Times New Roman" w:cs="Times New Roman"/>
          <w:sz w:val="20"/>
          <w:szCs w:val="20"/>
        </w:rPr>
      </w:pPr>
    </w:p>
    <w:p w14:paraId="11CB4700" w14:textId="3E6F7F60" w:rsidR="00517A72" w:rsidRDefault="00517A72" w:rsidP="00197B7A">
      <w:pPr>
        <w:spacing w:after="0" w:line="240" w:lineRule="auto"/>
        <w:ind w:firstLine="284"/>
        <w:jc w:val="both"/>
        <w:rPr>
          <w:rFonts w:ascii="Times New Roman" w:hAnsi="Times New Roman" w:cs="Times New Roman"/>
          <w:sz w:val="20"/>
          <w:szCs w:val="20"/>
        </w:rPr>
      </w:pPr>
    </w:p>
    <w:p w14:paraId="350E34AA" w14:textId="77777777" w:rsidR="00517A72" w:rsidRDefault="00517A72" w:rsidP="00517A72">
      <w:pPr>
        <w:spacing w:after="0" w:line="240" w:lineRule="auto"/>
        <w:ind w:firstLine="284"/>
        <w:jc w:val="both"/>
        <w:rPr>
          <w:rFonts w:ascii="Times New Roman" w:hAnsi="Times New Roman" w:cs="Times New Roman"/>
          <w:sz w:val="20"/>
          <w:szCs w:val="20"/>
        </w:rPr>
      </w:pPr>
    </w:p>
    <w:p w14:paraId="152F8553" w14:textId="20B51335" w:rsidR="00517A72" w:rsidRDefault="00517A72" w:rsidP="00647BCF">
      <w:pPr>
        <w:spacing w:after="0" w:line="240" w:lineRule="auto"/>
        <w:jc w:val="both"/>
        <w:rPr>
          <w:rFonts w:ascii="Times New Roman" w:hAnsi="Times New Roman" w:cs="Times New Roman"/>
          <w:sz w:val="20"/>
          <w:szCs w:val="20"/>
        </w:rPr>
      </w:pPr>
      <w:r w:rsidRPr="00831C5B">
        <w:rPr>
          <w:noProof/>
          <w:lang w:val="en-US"/>
        </w:rPr>
        <w:drawing>
          <wp:inline distT="0" distB="0" distL="0" distR="0" wp14:anchorId="6D1C0414" wp14:editId="3DA963B3">
            <wp:extent cx="3077845" cy="3816764"/>
            <wp:effectExtent l="0" t="0" r="825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077845" cy="3816764"/>
                    </a:xfrm>
                    <a:prstGeom prst="rect">
                      <a:avLst/>
                    </a:prstGeom>
                    <a:noFill/>
                    <a:ln>
                      <a:noFill/>
                    </a:ln>
                  </pic:spPr>
                </pic:pic>
              </a:graphicData>
            </a:graphic>
          </wp:inline>
        </w:drawing>
      </w:r>
    </w:p>
    <w:p w14:paraId="5DAEA4C1" w14:textId="77777777" w:rsidR="00416BAA" w:rsidRDefault="00416BAA" w:rsidP="00647BCF">
      <w:pPr>
        <w:spacing w:after="0" w:line="240" w:lineRule="auto"/>
        <w:jc w:val="both"/>
        <w:rPr>
          <w:rFonts w:ascii="Times New Roman" w:hAnsi="Times New Roman" w:cs="Times New Roman"/>
          <w:sz w:val="20"/>
          <w:szCs w:val="20"/>
        </w:rPr>
      </w:pPr>
    </w:p>
    <w:p w14:paraId="4DD36B74" w14:textId="265FB9E6" w:rsidR="00517A72" w:rsidRPr="00483D39" w:rsidRDefault="00517A72" w:rsidP="00647BCF">
      <w:pPr>
        <w:pStyle w:val="ListParagraph"/>
        <w:widowControl w:val="0"/>
        <w:numPr>
          <w:ilvl w:val="0"/>
          <w:numId w:val="13"/>
        </w:numPr>
        <w:spacing w:after="120" w:line="240" w:lineRule="auto"/>
        <w:rPr>
          <w:rFonts w:ascii="Times New Roman" w:hAnsi="Times New Roman" w:cs="Times New Roman"/>
          <w:sz w:val="16"/>
          <w:szCs w:val="16"/>
        </w:rPr>
      </w:pPr>
      <w:r w:rsidRPr="00517A72">
        <w:rPr>
          <w:rFonts w:ascii="Times New Roman" w:hAnsi="Times New Roman" w:cs="Times New Roman"/>
          <w:sz w:val="16"/>
          <w:szCs w:val="16"/>
        </w:rPr>
        <w:t xml:space="preserve">Algoritmo de monitoreo y análisis de consumo en el Gateway Servidor </w:t>
      </w:r>
      <w:proofErr w:type="spellStart"/>
      <w:r w:rsidRPr="00517A72">
        <w:rPr>
          <w:rFonts w:ascii="Times New Roman" w:hAnsi="Times New Roman" w:cs="Times New Roman"/>
          <w:sz w:val="16"/>
          <w:szCs w:val="16"/>
        </w:rPr>
        <w:t>LoRa</w:t>
      </w:r>
      <w:proofErr w:type="spellEnd"/>
      <w:r w:rsidRPr="00EC7B3A">
        <w:rPr>
          <w:rFonts w:ascii="Times New Roman" w:hAnsi="Times New Roman" w:cs="Times New Roman"/>
          <w:sz w:val="16"/>
          <w:szCs w:val="16"/>
        </w:rPr>
        <w:t>.</w:t>
      </w:r>
    </w:p>
    <w:p w14:paraId="5CC96E0C" w14:textId="61ABCB41" w:rsidR="00517A72" w:rsidRPr="00517A72" w:rsidRDefault="00517A72" w:rsidP="00517A72">
      <w:pPr>
        <w:spacing w:after="0" w:line="240" w:lineRule="auto"/>
        <w:ind w:firstLine="284"/>
        <w:jc w:val="both"/>
        <w:rPr>
          <w:rFonts w:ascii="Times New Roman" w:hAnsi="Times New Roman" w:cs="Times New Roman"/>
          <w:sz w:val="20"/>
          <w:szCs w:val="20"/>
        </w:rPr>
      </w:pPr>
      <w:r w:rsidRPr="00517A72">
        <w:rPr>
          <w:rFonts w:ascii="Times New Roman" w:hAnsi="Times New Roman" w:cs="Times New Roman"/>
          <w:sz w:val="20"/>
          <w:szCs w:val="20"/>
        </w:rPr>
        <w:t xml:space="preserve">El primer proceso que realiza el Gateway Servidor Lora WSBD-100 es definir las librerías para el </w:t>
      </w:r>
      <w:proofErr w:type="spellStart"/>
      <w:r w:rsidRPr="00517A72">
        <w:rPr>
          <w:rFonts w:ascii="Times New Roman" w:hAnsi="Times New Roman" w:cs="Times New Roman"/>
          <w:sz w:val="20"/>
          <w:szCs w:val="20"/>
        </w:rPr>
        <w:t>transceiver</w:t>
      </w:r>
      <w:proofErr w:type="spellEnd"/>
      <w:r w:rsidRPr="00517A72">
        <w:rPr>
          <w:rFonts w:ascii="Times New Roman" w:hAnsi="Times New Roman" w:cs="Times New Roman"/>
          <w:sz w:val="20"/>
          <w:szCs w:val="20"/>
        </w:rPr>
        <w:t xml:space="preserve"> </w:t>
      </w:r>
      <w:proofErr w:type="spellStart"/>
      <w:r w:rsidRPr="00517A72">
        <w:rPr>
          <w:rFonts w:ascii="Times New Roman" w:hAnsi="Times New Roman" w:cs="Times New Roman"/>
          <w:sz w:val="20"/>
          <w:szCs w:val="20"/>
        </w:rPr>
        <w:t>LoRa</w:t>
      </w:r>
      <w:proofErr w:type="spellEnd"/>
      <w:r w:rsidRPr="00517A72">
        <w:rPr>
          <w:rFonts w:ascii="Times New Roman" w:hAnsi="Times New Roman" w:cs="Times New Roman"/>
          <w:sz w:val="20"/>
          <w:szCs w:val="20"/>
        </w:rPr>
        <w:t xml:space="preserve"> mediante #include &lt;WaspSX1272.h&gt;. Se define adicionalmente la variable de estado que se usará para comprobar las comunicaciones usando int8_t e.</w:t>
      </w:r>
    </w:p>
    <w:p w14:paraId="77263B88" w14:textId="77777777" w:rsidR="00517A72" w:rsidRDefault="00517A72" w:rsidP="00517A72">
      <w:pPr>
        <w:spacing w:after="0" w:line="240" w:lineRule="auto"/>
        <w:ind w:firstLine="284"/>
        <w:jc w:val="both"/>
        <w:rPr>
          <w:rFonts w:ascii="Times New Roman" w:hAnsi="Times New Roman" w:cs="Times New Roman"/>
          <w:sz w:val="20"/>
          <w:szCs w:val="20"/>
        </w:rPr>
      </w:pPr>
      <w:r w:rsidRPr="00517A72">
        <w:rPr>
          <w:rFonts w:ascii="Times New Roman" w:hAnsi="Times New Roman" w:cs="Times New Roman"/>
          <w:sz w:val="20"/>
          <w:szCs w:val="20"/>
        </w:rPr>
        <w:t xml:space="preserve">En la sección de </w:t>
      </w:r>
      <w:proofErr w:type="spellStart"/>
      <w:r w:rsidRPr="00517A72">
        <w:rPr>
          <w:rFonts w:ascii="Times New Roman" w:hAnsi="Times New Roman" w:cs="Times New Roman"/>
          <w:sz w:val="20"/>
          <w:szCs w:val="20"/>
        </w:rPr>
        <w:t>Void</w:t>
      </w:r>
      <w:proofErr w:type="spellEnd"/>
      <w:r w:rsidRPr="00517A72">
        <w:rPr>
          <w:rFonts w:ascii="Times New Roman" w:hAnsi="Times New Roman" w:cs="Times New Roman"/>
          <w:sz w:val="20"/>
          <w:szCs w:val="20"/>
        </w:rPr>
        <w:t xml:space="preserve"> </w:t>
      </w:r>
      <w:proofErr w:type="spellStart"/>
      <w:proofErr w:type="gramStart"/>
      <w:r w:rsidRPr="00517A72">
        <w:rPr>
          <w:rFonts w:ascii="Times New Roman" w:hAnsi="Times New Roman" w:cs="Times New Roman"/>
          <w:sz w:val="20"/>
          <w:szCs w:val="20"/>
        </w:rPr>
        <w:t>setup</w:t>
      </w:r>
      <w:proofErr w:type="spellEnd"/>
      <w:r w:rsidRPr="00517A72">
        <w:rPr>
          <w:rFonts w:ascii="Times New Roman" w:hAnsi="Times New Roman" w:cs="Times New Roman"/>
          <w:sz w:val="20"/>
          <w:szCs w:val="20"/>
        </w:rPr>
        <w:t>(</w:t>
      </w:r>
      <w:proofErr w:type="gramEnd"/>
      <w:r w:rsidRPr="00517A72">
        <w:rPr>
          <w:rFonts w:ascii="Times New Roman" w:hAnsi="Times New Roman" w:cs="Times New Roman"/>
          <w:sz w:val="20"/>
          <w:szCs w:val="20"/>
        </w:rPr>
        <w:t xml:space="preserve">) se realiza la activación del puerto USB del servidor para enviar mediante consola serial la información para que sea monitoreada con herramientas tales como </w:t>
      </w:r>
      <w:proofErr w:type="spellStart"/>
      <w:r w:rsidRPr="00517A72">
        <w:rPr>
          <w:rFonts w:ascii="Times New Roman" w:hAnsi="Times New Roman" w:cs="Times New Roman"/>
          <w:sz w:val="20"/>
          <w:szCs w:val="20"/>
        </w:rPr>
        <w:t>Node</w:t>
      </w:r>
      <w:proofErr w:type="spellEnd"/>
      <w:r w:rsidRPr="00517A72">
        <w:rPr>
          <w:rFonts w:ascii="Times New Roman" w:hAnsi="Times New Roman" w:cs="Times New Roman"/>
          <w:sz w:val="20"/>
          <w:szCs w:val="20"/>
        </w:rPr>
        <w:t xml:space="preserve">-RED con integración a JASON. Este proceso se realiza usando USB.ON(). </w:t>
      </w:r>
    </w:p>
    <w:p w14:paraId="16CCE39B" w14:textId="77777777" w:rsidR="00517A72" w:rsidRDefault="00517A72" w:rsidP="00517A72">
      <w:pPr>
        <w:spacing w:after="0" w:line="240" w:lineRule="auto"/>
        <w:ind w:firstLine="284"/>
        <w:jc w:val="both"/>
        <w:rPr>
          <w:rFonts w:ascii="Times New Roman" w:hAnsi="Times New Roman" w:cs="Times New Roman"/>
          <w:sz w:val="20"/>
          <w:szCs w:val="20"/>
        </w:rPr>
      </w:pPr>
      <w:r w:rsidRPr="00517A72">
        <w:rPr>
          <w:rFonts w:ascii="Times New Roman" w:hAnsi="Times New Roman" w:cs="Times New Roman"/>
          <w:sz w:val="20"/>
          <w:szCs w:val="20"/>
        </w:rPr>
        <w:t xml:space="preserve">A continuación, se activa el </w:t>
      </w:r>
      <w:proofErr w:type="spellStart"/>
      <w:r w:rsidRPr="00517A72">
        <w:rPr>
          <w:rFonts w:ascii="Times New Roman" w:hAnsi="Times New Roman" w:cs="Times New Roman"/>
          <w:sz w:val="20"/>
          <w:szCs w:val="20"/>
        </w:rPr>
        <w:t>transceiver</w:t>
      </w:r>
      <w:proofErr w:type="spellEnd"/>
      <w:r w:rsidRPr="00517A72">
        <w:rPr>
          <w:rFonts w:ascii="Times New Roman" w:hAnsi="Times New Roman" w:cs="Times New Roman"/>
          <w:sz w:val="20"/>
          <w:szCs w:val="20"/>
        </w:rPr>
        <w:t xml:space="preserve"> </w:t>
      </w:r>
      <w:proofErr w:type="spellStart"/>
      <w:r w:rsidRPr="00517A72">
        <w:rPr>
          <w:rFonts w:ascii="Times New Roman" w:hAnsi="Times New Roman" w:cs="Times New Roman"/>
          <w:sz w:val="20"/>
          <w:szCs w:val="20"/>
        </w:rPr>
        <w:t>LoRa</w:t>
      </w:r>
      <w:proofErr w:type="spellEnd"/>
      <w:r w:rsidRPr="00517A72">
        <w:rPr>
          <w:rFonts w:ascii="Times New Roman" w:hAnsi="Times New Roman" w:cs="Times New Roman"/>
          <w:sz w:val="20"/>
          <w:szCs w:val="20"/>
        </w:rPr>
        <w:t xml:space="preserve"> mediante   sx1272.ON()</w:t>
      </w:r>
      <w:r>
        <w:rPr>
          <w:rFonts w:ascii="Times New Roman" w:hAnsi="Times New Roman" w:cs="Times New Roman"/>
          <w:sz w:val="20"/>
          <w:szCs w:val="20"/>
        </w:rPr>
        <w:t xml:space="preserve"> para implementar las comunicaciones inalámbricas usando </w:t>
      </w:r>
      <w:proofErr w:type="spellStart"/>
      <w:r>
        <w:rPr>
          <w:rFonts w:ascii="Times New Roman" w:hAnsi="Times New Roman" w:cs="Times New Roman"/>
          <w:sz w:val="20"/>
          <w:szCs w:val="20"/>
        </w:rPr>
        <w:t>LoRa</w:t>
      </w:r>
      <w:proofErr w:type="spellEnd"/>
      <w:r w:rsidRPr="00517A72">
        <w:rPr>
          <w:rFonts w:ascii="Times New Roman" w:hAnsi="Times New Roman" w:cs="Times New Roman"/>
          <w:sz w:val="20"/>
          <w:szCs w:val="20"/>
        </w:rPr>
        <w:t xml:space="preserve">. Aquí también se selecciona el canal y frecuencia de comunicación </w:t>
      </w:r>
      <w:proofErr w:type="spellStart"/>
      <w:r w:rsidRPr="00517A72">
        <w:rPr>
          <w:rFonts w:ascii="Times New Roman" w:hAnsi="Times New Roman" w:cs="Times New Roman"/>
          <w:sz w:val="20"/>
          <w:szCs w:val="20"/>
        </w:rPr>
        <w:t>LoRa</w:t>
      </w:r>
      <w:proofErr w:type="spellEnd"/>
      <w:r w:rsidRPr="00517A72">
        <w:rPr>
          <w:rFonts w:ascii="Times New Roman" w:hAnsi="Times New Roman" w:cs="Times New Roman"/>
          <w:sz w:val="20"/>
          <w:szCs w:val="20"/>
        </w:rPr>
        <w:t xml:space="preserve"> usand</w:t>
      </w:r>
      <w:r>
        <w:rPr>
          <w:rFonts w:ascii="Times New Roman" w:hAnsi="Times New Roman" w:cs="Times New Roman"/>
          <w:sz w:val="20"/>
          <w:szCs w:val="20"/>
        </w:rPr>
        <w:t xml:space="preserve">o sx1272.setChannel(CH_14_868). </w:t>
      </w:r>
    </w:p>
    <w:p w14:paraId="368FA62A" w14:textId="44DE14B3" w:rsidR="00517A72" w:rsidRPr="00517A72" w:rsidRDefault="00517A72" w:rsidP="00517A72">
      <w:pPr>
        <w:spacing w:after="0" w:line="240" w:lineRule="auto"/>
        <w:ind w:firstLine="284"/>
        <w:jc w:val="both"/>
        <w:rPr>
          <w:rFonts w:ascii="Times New Roman" w:hAnsi="Times New Roman" w:cs="Times New Roman"/>
          <w:sz w:val="20"/>
          <w:szCs w:val="20"/>
        </w:rPr>
      </w:pPr>
      <w:r>
        <w:rPr>
          <w:rFonts w:ascii="Times New Roman" w:hAnsi="Times New Roman" w:cs="Times New Roman"/>
          <w:sz w:val="20"/>
          <w:szCs w:val="20"/>
        </w:rPr>
        <w:t xml:space="preserve">Por otro lado, </w:t>
      </w:r>
      <w:r w:rsidRPr="00517A72">
        <w:rPr>
          <w:rFonts w:ascii="Times New Roman" w:hAnsi="Times New Roman" w:cs="Times New Roman"/>
          <w:sz w:val="20"/>
          <w:szCs w:val="20"/>
        </w:rPr>
        <w:t xml:space="preserve">se asigna el número de nodo en la red </w:t>
      </w:r>
      <w:proofErr w:type="spellStart"/>
      <w:r w:rsidRPr="00517A72">
        <w:rPr>
          <w:rFonts w:ascii="Times New Roman" w:hAnsi="Times New Roman" w:cs="Times New Roman"/>
          <w:sz w:val="20"/>
          <w:szCs w:val="20"/>
        </w:rPr>
        <w:t>LoRa</w:t>
      </w:r>
      <w:proofErr w:type="spellEnd"/>
      <w:r w:rsidRPr="00517A72">
        <w:rPr>
          <w:rFonts w:ascii="Times New Roman" w:hAnsi="Times New Roman" w:cs="Times New Roman"/>
          <w:sz w:val="20"/>
          <w:szCs w:val="20"/>
        </w:rPr>
        <w:t xml:space="preserve"> para el Gateway Servidor usando</w:t>
      </w:r>
      <w:r>
        <w:rPr>
          <w:rFonts w:ascii="Times New Roman" w:hAnsi="Times New Roman" w:cs="Times New Roman"/>
          <w:sz w:val="20"/>
          <w:szCs w:val="20"/>
        </w:rPr>
        <w:t xml:space="preserve"> la </w:t>
      </w:r>
      <w:proofErr w:type="gramStart"/>
      <w:r>
        <w:rPr>
          <w:rFonts w:ascii="Times New Roman" w:hAnsi="Times New Roman" w:cs="Times New Roman"/>
          <w:sz w:val="20"/>
          <w:szCs w:val="20"/>
        </w:rPr>
        <w:t xml:space="preserve">función </w:t>
      </w:r>
      <w:r w:rsidRPr="00517A72">
        <w:rPr>
          <w:rFonts w:ascii="Times New Roman" w:hAnsi="Times New Roman" w:cs="Times New Roman"/>
          <w:sz w:val="20"/>
          <w:szCs w:val="20"/>
        </w:rPr>
        <w:t xml:space="preserve"> sx1272.setNodeAddress</w:t>
      </w:r>
      <w:proofErr w:type="gramEnd"/>
      <w:r w:rsidRPr="00517A72">
        <w:rPr>
          <w:rFonts w:ascii="Times New Roman" w:hAnsi="Times New Roman" w:cs="Times New Roman"/>
          <w:sz w:val="20"/>
          <w:szCs w:val="20"/>
        </w:rPr>
        <w:t>(8). Como se puede ver se ha asignado el número 8 como ejemplo para este prototipo de red WSN.</w:t>
      </w:r>
    </w:p>
    <w:p w14:paraId="56765E70" w14:textId="068F6ACD" w:rsidR="00517A72" w:rsidRDefault="00517A72" w:rsidP="00517A72">
      <w:pPr>
        <w:spacing w:after="0" w:line="240" w:lineRule="auto"/>
        <w:ind w:firstLine="284"/>
        <w:jc w:val="both"/>
        <w:rPr>
          <w:rFonts w:ascii="Times New Roman" w:hAnsi="Times New Roman" w:cs="Times New Roman"/>
          <w:sz w:val="20"/>
          <w:szCs w:val="20"/>
        </w:rPr>
      </w:pPr>
      <w:r w:rsidRPr="00517A72">
        <w:rPr>
          <w:rFonts w:ascii="Times New Roman" w:hAnsi="Times New Roman" w:cs="Times New Roman"/>
          <w:sz w:val="20"/>
          <w:szCs w:val="20"/>
        </w:rPr>
        <w:t xml:space="preserve">El lazo principal se implementa en </w:t>
      </w:r>
      <w:proofErr w:type="spellStart"/>
      <w:r w:rsidRPr="00517A72">
        <w:rPr>
          <w:rFonts w:ascii="Times New Roman" w:hAnsi="Times New Roman" w:cs="Times New Roman"/>
          <w:sz w:val="20"/>
          <w:szCs w:val="20"/>
        </w:rPr>
        <w:t>Void</w:t>
      </w:r>
      <w:proofErr w:type="spellEnd"/>
      <w:r w:rsidRPr="00517A72">
        <w:rPr>
          <w:rFonts w:ascii="Times New Roman" w:hAnsi="Times New Roman" w:cs="Times New Roman"/>
          <w:sz w:val="20"/>
          <w:szCs w:val="20"/>
        </w:rPr>
        <w:t xml:space="preserve"> </w:t>
      </w:r>
      <w:proofErr w:type="spellStart"/>
      <w:proofErr w:type="gramStart"/>
      <w:r w:rsidRPr="00517A72">
        <w:rPr>
          <w:rFonts w:ascii="Times New Roman" w:hAnsi="Times New Roman" w:cs="Times New Roman"/>
          <w:sz w:val="20"/>
          <w:szCs w:val="20"/>
        </w:rPr>
        <w:t>loop</w:t>
      </w:r>
      <w:proofErr w:type="spellEnd"/>
      <w:r w:rsidRPr="00517A72">
        <w:rPr>
          <w:rFonts w:ascii="Times New Roman" w:hAnsi="Times New Roman" w:cs="Times New Roman"/>
          <w:sz w:val="20"/>
          <w:szCs w:val="20"/>
        </w:rPr>
        <w:t>(</w:t>
      </w:r>
      <w:proofErr w:type="gramEnd"/>
      <w:r w:rsidRPr="00517A72">
        <w:rPr>
          <w:rFonts w:ascii="Times New Roman" w:hAnsi="Times New Roman" w:cs="Times New Roman"/>
          <w:sz w:val="20"/>
          <w:szCs w:val="20"/>
        </w:rPr>
        <w:t xml:space="preserve">). En este proceso se recibe la información de todos los nodos implementados en la red WSN usando la función e = sx1272.receiveAll(10000) y se asigna el estado en la variable e. Si el </w:t>
      </w:r>
      <w:proofErr w:type="spellStart"/>
      <w:r w:rsidRPr="00517A72">
        <w:rPr>
          <w:rFonts w:ascii="Times New Roman" w:hAnsi="Times New Roman" w:cs="Times New Roman"/>
          <w:sz w:val="20"/>
          <w:szCs w:val="20"/>
        </w:rPr>
        <w:t>packete</w:t>
      </w:r>
      <w:proofErr w:type="spellEnd"/>
      <w:r w:rsidRPr="00517A72">
        <w:rPr>
          <w:rFonts w:ascii="Times New Roman" w:hAnsi="Times New Roman" w:cs="Times New Roman"/>
          <w:sz w:val="20"/>
          <w:szCs w:val="20"/>
        </w:rPr>
        <w:t xml:space="preserve"> se ha recibido se configura y envía a la red el ACK usando sx1272.setACK(). A continuación, la respuesta de recepción de información se realiza usando la función sx1272.sendWithTimeout() y se envía por puerto USB o consola los datos recibidos mediante la función sx1272.showReceivedPacket().</w:t>
      </w:r>
    </w:p>
    <w:p w14:paraId="012E3D45" w14:textId="576A78A4" w:rsidR="00517A72" w:rsidRPr="00EC7B3A" w:rsidRDefault="00517A72" w:rsidP="00517A72">
      <w:pPr>
        <w:spacing w:after="120" w:line="240" w:lineRule="auto"/>
        <w:ind w:left="284" w:hanging="284"/>
        <w:jc w:val="both"/>
        <w:rPr>
          <w:rFonts w:ascii="Times New Roman" w:hAnsi="Times New Roman" w:cs="Times New Roman"/>
          <w:i/>
          <w:sz w:val="20"/>
          <w:szCs w:val="20"/>
        </w:rPr>
      </w:pPr>
      <w:r>
        <w:rPr>
          <w:rFonts w:ascii="Times New Roman" w:hAnsi="Times New Roman" w:cs="Times New Roman"/>
          <w:i/>
          <w:sz w:val="20"/>
          <w:szCs w:val="20"/>
        </w:rPr>
        <w:lastRenderedPageBreak/>
        <w:t>D</w:t>
      </w:r>
      <w:r w:rsidRPr="00EC7B3A">
        <w:rPr>
          <w:rFonts w:ascii="Times New Roman" w:hAnsi="Times New Roman" w:cs="Times New Roman"/>
          <w:i/>
          <w:sz w:val="20"/>
          <w:szCs w:val="20"/>
        </w:rPr>
        <w:t xml:space="preserve">. </w:t>
      </w:r>
      <w:r w:rsidRPr="00197B7A">
        <w:rPr>
          <w:rFonts w:ascii="Times New Roman" w:hAnsi="Times New Roman" w:cs="Times New Roman"/>
          <w:i/>
          <w:sz w:val="20"/>
          <w:szCs w:val="20"/>
        </w:rPr>
        <w:t xml:space="preserve">Medición de Consumos Usando Nodos </w:t>
      </w:r>
      <w:proofErr w:type="spellStart"/>
      <w:r w:rsidRPr="00197B7A">
        <w:rPr>
          <w:rFonts w:ascii="Times New Roman" w:hAnsi="Times New Roman" w:cs="Times New Roman"/>
          <w:i/>
          <w:sz w:val="20"/>
          <w:szCs w:val="20"/>
        </w:rPr>
        <w:t>I</w:t>
      </w:r>
      <w:r>
        <w:rPr>
          <w:rFonts w:ascii="Times New Roman" w:hAnsi="Times New Roman" w:cs="Times New Roman"/>
          <w:i/>
          <w:sz w:val="20"/>
          <w:szCs w:val="20"/>
        </w:rPr>
        <w:t>dC</w:t>
      </w:r>
      <w:proofErr w:type="spellEnd"/>
      <w:r w:rsidRPr="00197B7A">
        <w:rPr>
          <w:rFonts w:ascii="Times New Roman" w:hAnsi="Times New Roman" w:cs="Times New Roman"/>
          <w:i/>
          <w:sz w:val="20"/>
          <w:szCs w:val="20"/>
        </w:rPr>
        <w:t xml:space="preserve">: </w:t>
      </w:r>
      <w:r>
        <w:rPr>
          <w:rFonts w:ascii="Times New Roman" w:hAnsi="Times New Roman" w:cs="Times New Roman"/>
          <w:i/>
          <w:sz w:val="20"/>
          <w:szCs w:val="20"/>
        </w:rPr>
        <w:t xml:space="preserve">Aplicación de Monitoreo en </w:t>
      </w:r>
      <w:proofErr w:type="spellStart"/>
      <w:r>
        <w:rPr>
          <w:rFonts w:ascii="Times New Roman" w:hAnsi="Times New Roman" w:cs="Times New Roman"/>
          <w:i/>
          <w:sz w:val="20"/>
          <w:szCs w:val="20"/>
        </w:rPr>
        <w:t>NodeRED</w:t>
      </w:r>
      <w:proofErr w:type="spellEnd"/>
    </w:p>
    <w:p w14:paraId="4997CC52" w14:textId="7105F28A" w:rsidR="00517A72" w:rsidRDefault="00517A72" w:rsidP="00517A72">
      <w:pPr>
        <w:spacing w:after="0" w:line="240" w:lineRule="auto"/>
        <w:ind w:firstLine="284"/>
        <w:jc w:val="both"/>
        <w:rPr>
          <w:rFonts w:ascii="Times New Roman" w:hAnsi="Times New Roman" w:cs="Times New Roman"/>
          <w:sz w:val="20"/>
          <w:szCs w:val="20"/>
        </w:rPr>
      </w:pPr>
      <w:r w:rsidRPr="00517A72">
        <w:rPr>
          <w:rFonts w:ascii="Times New Roman" w:hAnsi="Times New Roman" w:cs="Times New Roman"/>
          <w:sz w:val="20"/>
          <w:szCs w:val="20"/>
        </w:rPr>
        <w:t xml:space="preserve">La información que se imprime en el puerto USB </w:t>
      </w:r>
      <w:r>
        <w:rPr>
          <w:rFonts w:ascii="Times New Roman" w:hAnsi="Times New Roman" w:cs="Times New Roman"/>
          <w:sz w:val="20"/>
          <w:szCs w:val="20"/>
        </w:rPr>
        <w:t xml:space="preserve">del Nodo Concentrador </w:t>
      </w:r>
      <w:r w:rsidRPr="00517A72">
        <w:rPr>
          <w:rFonts w:ascii="Times New Roman" w:hAnsi="Times New Roman" w:cs="Times New Roman"/>
          <w:sz w:val="20"/>
          <w:szCs w:val="20"/>
        </w:rPr>
        <w:t xml:space="preserve">puede ser leída en tiempo real usando diferentes herramientas o software de gestión. En este caso se utiliza la herramienta </w:t>
      </w:r>
      <w:proofErr w:type="spellStart"/>
      <w:r w:rsidRPr="00517A72">
        <w:rPr>
          <w:rFonts w:ascii="Times New Roman" w:hAnsi="Times New Roman" w:cs="Times New Roman"/>
          <w:sz w:val="20"/>
          <w:szCs w:val="20"/>
        </w:rPr>
        <w:t>Node</w:t>
      </w:r>
      <w:proofErr w:type="spellEnd"/>
      <w:r w:rsidRPr="00517A72">
        <w:rPr>
          <w:rFonts w:ascii="Times New Roman" w:hAnsi="Times New Roman" w:cs="Times New Roman"/>
          <w:sz w:val="20"/>
          <w:szCs w:val="20"/>
        </w:rPr>
        <w:t xml:space="preserve">-RED en el que se implementan módulos de lectura del paquete o trama enviada por el puerto serial USB (COM10). En </w:t>
      </w:r>
      <w:proofErr w:type="spellStart"/>
      <w:r w:rsidRPr="00517A72">
        <w:rPr>
          <w:rFonts w:ascii="Times New Roman" w:hAnsi="Times New Roman" w:cs="Times New Roman"/>
          <w:sz w:val="20"/>
          <w:szCs w:val="20"/>
        </w:rPr>
        <w:t>Node</w:t>
      </w:r>
      <w:proofErr w:type="spellEnd"/>
      <w:r w:rsidRPr="00517A72">
        <w:rPr>
          <w:rFonts w:ascii="Times New Roman" w:hAnsi="Times New Roman" w:cs="Times New Roman"/>
          <w:sz w:val="20"/>
          <w:szCs w:val="20"/>
        </w:rPr>
        <w:t xml:space="preserve">-RED se desagregan los componentes del paquete o trama de información y se despliegan las variables en módulos gráficos conocidos como nodos. Para el caso de la corriente se utiliza un nodo tipo interfaz de usuario Gauge, que permite visualizar el comportamiento de un valor en un gráfico circular tipo llenado de tanque. La tensión se despliega usando el nodo </w:t>
      </w:r>
      <w:proofErr w:type="spellStart"/>
      <w:r w:rsidRPr="00517A72">
        <w:rPr>
          <w:rFonts w:ascii="Times New Roman" w:hAnsi="Times New Roman" w:cs="Times New Roman"/>
          <w:sz w:val="20"/>
          <w:szCs w:val="20"/>
        </w:rPr>
        <w:t>Textabc</w:t>
      </w:r>
      <w:proofErr w:type="spellEnd"/>
      <w:r w:rsidRPr="00517A72">
        <w:rPr>
          <w:rFonts w:ascii="Times New Roman" w:hAnsi="Times New Roman" w:cs="Times New Roman"/>
          <w:sz w:val="20"/>
          <w:szCs w:val="20"/>
        </w:rPr>
        <w:t xml:space="preserve">, el mismo que mostrará un campo de texto no editable en la interfaz de usuario relacionado al valor de la tensión de línea. Para la potencia se utiliza el nodo Chart que permite trazar los valores de entrada en un gráfico de líneas basado en el tiempo. Adicionalmente se utiliza otro nodo tipo </w:t>
      </w:r>
      <w:proofErr w:type="gramStart"/>
      <w:r w:rsidRPr="00517A72">
        <w:rPr>
          <w:rFonts w:ascii="Times New Roman" w:hAnsi="Times New Roman" w:cs="Times New Roman"/>
          <w:sz w:val="20"/>
          <w:szCs w:val="20"/>
        </w:rPr>
        <w:t>Chart</w:t>
      </w:r>
      <w:proofErr w:type="gramEnd"/>
      <w:r w:rsidRPr="00517A72">
        <w:rPr>
          <w:rFonts w:ascii="Times New Roman" w:hAnsi="Times New Roman" w:cs="Times New Roman"/>
          <w:sz w:val="20"/>
          <w:szCs w:val="20"/>
        </w:rPr>
        <w:t xml:space="preserve"> pero configurado para mostrar el valor de la potencia en tiempo real mediante un gráfico circular tipo tacómetro con valores mínimos y máximos. Por otro lado, la trama o paquete recibido es mostrado usando un nodo </w:t>
      </w:r>
      <w:proofErr w:type="spellStart"/>
      <w:r w:rsidRPr="00517A72">
        <w:rPr>
          <w:rFonts w:ascii="Times New Roman" w:hAnsi="Times New Roman" w:cs="Times New Roman"/>
          <w:sz w:val="20"/>
          <w:szCs w:val="20"/>
        </w:rPr>
        <w:t>Textabc</w:t>
      </w:r>
      <w:proofErr w:type="spellEnd"/>
      <w:r w:rsidRPr="00517A72">
        <w:rPr>
          <w:rFonts w:ascii="Times New Roman" w:hAnsi="Times New Roman" w:cs="Times New Roman"/>
          <w:sz w:val="20"/>
          <w:szCs w:val="20"/>
        </w:rPr>
        <w:t xml:space="preserve"> sin filtro de caracteres, desplegando todo el arreglo o </w:t>
      </w:r>
      <w:proofErr w:type="spellStart"/>
      <w:r w:rsidRPr="00517A72">
        <w:rPr>
          <w:rFonts w:ascii="Times New Roman" w:hAnsi="Times New Roman" w:cs="Times New Roman"/>
          <w:sz w:val="20"/>
          <w:szCs w:val="20"/>
        </w:rPr>
        <w:t>string</w:t>
      </w:r>
      <w:proofErr w:type="spellEnd"/>
      <w:r w:rsidRPr="00517A72">
        <w:rPr>
          <w:rFonts w:ascii="Times New Roman" w:hAnsi="Times New Roman" w:cs="Times New Roman"/>
          <w:sz w:val="20"/>
          <w:szCs w:val="20"/>
        </w:rPr>
        <w:t xml:space="preserve"> recibido en puerto serial USB (COM10). Es importante en cada parte del proceso, utilizar nodos tipo </w:t>
      </w:r>
      <w:proofErr w:type="spellStart"/>
      <w:r w:rsidRPr="00517A72">
        <w:rPr>
          <w:rFonts w:ascii="Times New Roman" w:hAnsi="Times New Roman" w:cs="Times New Roman"/>
          <w:sz w:val="20"/>
          <w:szCs w:val="20"/>
        </w:rPr>
        <w:t>msg_payload</w:t>
      </w:r>
      <w:proofErr w:type="spellEnd"/>
      <w:r w:rsidRPr="00517A72">
        <w:rPr>
          <w:rFonts w:ascii="Times New Roman" w:hAnsi="Times New Roman" w:cs="Times New Roman"/>
          <w:sz w:val="20"/>
          <w:szCs w:val="20"/>
        </w:rPr>
        <w:t xml:space="preserve">, que permiten desplegar en la consola o </w:t>
      </w:r>
      <w:proofErr w:type="spellStart"/>
      <w:r w:rsidRPr="00517A72">
        <w:rPr>
          <w:rFonts w:ascii="Times New Roman" w:hAnsi="Times New Roman" w:cs="Times New Roman"/>
          <w:sz w:val="20"/>
          <w:szCs w:val="20"/>
        </w:rPr>
        <w:t>debug</w:t>
      </w:r>
      <w:proofErr w:type="spellEnd"/>
      <w:r w:rsidRPr="00517A72">
        <w:rPr>
          <w:rFonts w:ascii="Times New Roman" w:hAnsi="Times New Roman" w:cs="Times New Roman"/>
          <w:sz w:val="20"/>
          <w:szCs w:val="20"/>
        </w:rPr>
        <w:t xml:space="preserve"> de </w:t>
      </w:r>
      <w:proofErr w:type="spellStart"/>
      <w:r w:rsidRPr="00517A72">
        <w:rPr>
          <w:rFonts w:ascii="Times New Roman" w:hAnsi="Times New Roman" w:cs="Times New Roman"/>
          <w:sz w:val="20"/>
          <w:szCs w:val="20"/>
        </w:rPr>
        <w:t>Node</w:t>
      </w:r>
      <w:proofErr w:type="spellEnd"/>
      <w:r w:rsidRPr="00517A72">
        <w:rPr>
          <w:rFonts w:ascii="Times New Roman" w:hAnsi="Times New Roman" w:cs="Times New Roman"/>
          <w:sz w:val="20"/>
          <w:szCs w:val="20"/>
        </w:rPr>
        <w:t xml:space="preserve">-RED el valor o </w:t>
      </w:r>
      <w:proofErr w:type="spellStart"/>
      <w:r w:rsidRPr="00517A72">
        <w:rPr>
          <w:rFonts w:ascii="Times New Roman" w:hAnsi="Times New Roman" w:cs="Times New Roman"/>
          <w:sz w:val="20"/>
          <w:szCs w:val="20"/>
        </w:rPr>
        <w:t>string</w:t>
      </w:r>
      <w:proofErr w:type="spellEnd"/>
      <w:r w:rsidRPr="00517A72">
        <w:rPr>
          <w:rFonts w:ascii="Times New Roman" w:hAnsi="Times New Roman" w:cs="Times New Roman"/>
          <w:sz w:val="20"/>
          <w:szCs w:val="20"/>
        </w:rPr>
        <w:t xml:space="preserve"> recibido en cada sección del diseño. En este ejemplo se está desplegando los mensajes de comunicaciones que se consiguen al inicio o arranque de las comunicaciones </w:t>
      </w:r>
      <w:proofErr w:type="spellStart"/>
      <w:r w:rsidRPr="00517A72">
        <w:rPr>
          <w:rFonts w:ascii="Times New Roman" w:hAnsi="Times New Roman" w:cs="Times New Roman"/>
          <w:sz w:val="20"/>
          <w:szCs w:val="20"/>
        </w:rPr>
        <w:t>LoRa</w:t>
      </w:r>
      <w:proofErr w:type="spellEnd"/>
      <w:r w:rsidRPr="00517A72">
        <w:rPr>
          <w:rFonts w:ascii="Times New Roman" w:hAnsi="Times New Roman" w:cs="Times New Roman"/>
          <w:sz w:val="20"/>
          <w:szCs w:val="20"/>
        </w:rPr>
        <w:t xml:space="preserve"> entre los Nodos </w:t>
      </w:r>
      <w:proofErr w:type="spellStart"/>
      <w:r w:rsidRPr="00517A72">
        <w:rPr>
          <w:rFonts w:ascii="Times New Roman" w:hAnsi="Times New Roman" w:cs="Times New Roman"/>
          <w:sz w:val="20"/>
          <w:szCs w:val="20"/>
        </w:rPr>
        <w:t>IoT</w:t>
      </w:r>
      <w:proofErr w:type="spellEnd"/>
      <w:r w:rsidRPr="00517A72">
        <w:rPr>
          <w:rFonts w:ascii="Times New Roman" w:hAnsi="Times New Roman" w:cs="Times New Roman"/>
          <w:sz w:val="20"/>
          <w:szCs w:val="20"/>
        </w:rPr>
        <w:t xml:space="preserve"> y el Gat</w:t>
      </w:r>
      <w:r w:rsidR="00416BAA">
        <w:rPr>
          <w:rFonts w:ascii="Times New Roman" w:hAnsi="Times New Roman" w:cs="Times New Roman"/>
          <w:sz w:val="20"/>
          <w:szCs w:val="20"/>
        </w:rPr>
        <w:t xml:space="preserve">eway Servidor </w:t>
      </w:r>
      <w:proofErr w:type="spellStart"/>
      <w:r w:rsidR="00416BAA">
        <w:rPr>
          <w:rFonts w:ascii="Times New Roman" w:hAnsi="Times New Roman" w:cs="Times New Roman"/>
          <w:sz w:val="20"/>
          <w:szCs w:val="20"/>
        </w:rPr>
        <w:t>LoRa</w:t>
      </w:r>
      <w:proofErr w:type="spellEnd"/>
      <w:r w:rsidR="00416BAA">
        <w:rPr>
          <w:rFonts w:ascii="Times New Roman" w:hAnsi="Times New Roman" w:cs="Times New Roman"/>
          <w:sz w:val="20"/>
          <w:szCs w:val="20"/>
        </w:rPr>
        <w:t>. La Figura 5</w:t>
      </w:r>
      <w:r w:rsidRPr="00517A72">
        <w:rPr>
          <w:rFonts w:ascii="Times New Roman" w:hAnsi="Times New Roman" w:cs="Times New Roman"/>
          <w:sz w:val="20"/>
          <w:szCs w:val="20"/>
        </w:rPr>
        <w:t xml:space="preserve"> muestra el ambiente de desarrollo de la interfaz de usuario usando la herramienta </w:t>
      </w:r>
      <w:proofErr w:type="spellStart"/>
      <w:r w:rsidRPr="00517A72">
        <w:rPr>
          <w:rFonts w:ascii="Times New Roman" w:hAnsi="Times New Roman" w:cs="Times New Roman"/>
          <w:sz w:val="20"/>
          <w:szCs w:val="20"/>
        </w:rPr>
        <w:t>Node</w:t>
      </w:r>
      <w:proofErr w:type="spellEnd"/>
      <w:r w:rsidRPr="00517A72">
        <w:rPr>
          <w:rFonts w:ascii="Times New Roman" w:hAnsi="Times New Roman" w:cs="Times New Roman"/>
          <w:sz w:val="20"/>
          <w:szCs w:val="20"/>
        </w:rPr>
        <w:t>-RED, donde se visualizan los nodos y su conexionado para el diseño de la interfaz hombre máquina HMI</w:t>
      </w:r>
      <w:r w:rsidR="00416BAA">
        <w:rPr>
          <w:rFonts w:ascii="Times New Roman" w:hAnsi="Times New Roman" w:cs="Times New Roman"/>
          <w:sz w:val="20"/>
          <w:szCs w:val="20"/>
        </w:rPr>
        <w:t>.</w:t>
      </w:r>
    </w:p>
    <w:p w14:paraId="0C36798B" w14:textId="31FDC6E4" w:rsidR="00416BAA" w:rsidRDefault="00416BAA" w:rsidP="00647BCF">
      <w:pPr>
        <w:spacing w:after="0" w:line="240" w:lineRule="auto"/>
        <w:jc w:val="both"/>
        <w:rPr>
          <w:rFonts w:ascii="Times New Roman" w:hAnsi="Times New Roman" w:cs="Times New Roman"/>
          <w:sz w:val="20"/>
          <w:szCs w:val="20"/>
        </w:rPr>
      </w:pPr>
      <w:r w:rsidRPr="0090403D">
        <w:rPr>
          <w:noProof/>
          <w:lang w:val="en-US"/>
        </w:rPr>
        <w:drawing>
          <wp:inline distT="0" distB="0" distL="0" distR="0" wp14:anchorId="59CB2D4D" wp14:editId="6E596ED6">
            <wp:extent cx="3077845" cy="1644905"/>
            <wp:effectExtent l="0" t="0" r="825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8" cstate="print">
                      <a:extLst>
                        <a:ext uri="{28A0092B-C50C-407E-A947-70E740481C1C}">
                          <a14:useLocalDpi xmlns:a14="http://schemas.microsoft.com/office/drawing/2010/main" val="0"/>
                        </a:ext>
                      </a:extLst>
                    </a:blip>
                    <a:srcRect b="4831"/>
                    <a:stretch>
                      <a:fillRect/>
                    </a:stretch>
                  </pic:blipFill>
                  <pic:spPr bwMode="auto">
                    <a:xfrm>
                      <a:off x="0" y="0"/>
                      <a:ext cx="3077845" cy="1644905"/>
                    </a:xfrm>
                    <a:prstGeom prst="rect">
                      <a:avLst/>
                    </a:prstGeom>
                    <a:noFill/>
                    <a:ln>
                      <a:noFill/>
                    </a:ln>
                  </pic:spPr>
                </pic:pic>
              </a:graphicData>
            </a:graphic>
          </wp:inline>
        </w:drawing>
      </w:r>
    </w:p>
    <w:p w14:paraId="0647A557" w14:textId="059EA1F2" w:rsidR="00416BAA" w:rsidRDefault="00416BAA" w:rsidP="00517A72">
      <w:pPr>
        <w:spacing w:after="0" w:line="240" w:lineRule="auto"/>
        <w:ind w:firstLine="284"/>
        <w:jc w:val="both"/>
        <w:rPr>
          <w:rFonts w:ascii="Times New Roman" w:hAnsi="Times New Roman" w:cs="Times New Roman"/>
          <w:sz w:val="20"/>
          <w:szCs w:val="20"/>
        </w:rPr>
      </w:pPr>
    </w:p>
    <w:p w14:paraId="0660D147" w14:textId="2589775E" w:rsidR="00416BAA" w:rsidRPr="00483D39" w:rsidRDefault="00416BAA" w:rsidP="00647BCF">
      <w:pPr>
        <w:pStyle w:val="ListParagraph"/>
        <w:widowControl w:val="0"/>
        <w:numPr>
          <w:ilvl w:val="0"/>
          <w:numId w:val="13"/>
        </w:numPr>
        <w:spacing w:after="120" w:line="240" w:lineRule="auto"/>
        <w:rPr>
          <w:rFonts w:ascii="Times New Roman" w:hAnsi="Times New Roman" w:cs="Times New Roman"/>
          <w:sz w:val="16"/>
          <w:szCs w:val="16"/>
        </w:rPr>
      </w:pPr>
      <w:r w:rsidRPr="00416BAA">
        <w:rPr>
          <w:rFonts w:ascii="Times New Roman" w:hAnsi="Times New Roman" w:cs="Times New Roman"/>
          <w:sz w:val="16"/>
          <w:szCs w:val="16"/>
        </w:rPr>
        <w:t xml:space="preserve">Esquema de conexionado de nodos en </w:t>
      </w:r>
      <w:proofErr w:type="spellStart"/>
      <w:r w:rsidRPr="00416BAA">
        <w:rPr>
          <w:rFonts w:ascii="Times New Roman" w:hAnsi="Times New Roman" w:cs="Times New Roman"/>
          <w:sz w:val="16"/>
          <w:szCs w:val="16"/>
        </w:rPr>
        <w:t>Node</w:t>
      </w:r>
      <w:proofErr w:type="spellEnd"/>
      <w:r w:rsidRPr="00416BAA">
        <w:rPr>
          <w:rFonts w:ascii="Times New Roman" w:hAnsi="Times New Roman" w:cs="Times New Roman"/>
          <w:sz w:val="16"/>
          <w:szCs w:val="16"/>
        </w:rPr>
        <w:t>-RED</w:t>
      </w:r>
      <w:r w:rsidRPr="00EC7B3A">
        <w:rPr>
          <w:rFonts w:ascii="Times New Roman" w:hAnsi="Times New Roman" w:cs="Times New Roman"/>
          <w:sz w:val="16"/>
          <w:szCs w:val="16"/>
        </w:rPr>
        <w:t>.</w:t>
      </w:r>
    </w:p>
    <w:p w14:paraId="31B78241" w14:textId="680CBA13" w:rsidR="00416BAA" w:rsidRDefault="00416BAA" w:rsidP="00647BCF">
      <w:pPr>
        <w:spacing w:after="0" w:line="240" w:lineRule="auto"/>
        <w:jc w:val="both"/>
        <w:rPr>
          <w:rFonts w:ascii="Times New Roman" w:hAnsi="Times New Roman" w:cs="Times New Roman"/>
          <w:sz w:val="20"/>
          <w:szCs w:val="20"/>
        </w:rPr>
      </w:pPr>
    </w:p>
    <w:p w14:paraId="14F69BEB" w14:textId="703EF660" w:rsidR="005108F4" w:rsidRPr="00EC7B3A" w:rsidRDefault="00416BAA" w:rsidP="005108F4">
      <w:pPr>
        <w:pStyle w:val="ListParagraph"/>
        <w:numPr>
          <w:ilvl w:val="0"/>
          <w:numId w:val="2"/>
        </w:numPr>
        <w:spacing w:before="120" w:after="120" w:line="240" w:lineRule="auto"/>
        <w:ind w:left="425" w:hanging="425"/>
        <w:contextualSpacing w:val="0"/>
        <w:jc w:val="center"/>
        <w:rPr>
          <w:rFonts w:ascii="Times New Roman" w:hAnsi="Times New Roman" w:cs="Times New Roman"/>
          <w:smallCaps/>
          <w:sz w:val="20"/>
        </w:rPr>
      </w:pPr>
      <w:r>
        <w:rPr>
          <w:rFonts w:ascii="Times New Roman" w:hAnsi="Times New Roman" w:cs="Times New Roman"/>
          <w:smallCaps/>
          <w:sz w:val="20"/>
        </w:rPr>
        <w:t>Prototipo Implementado</w:t>
      </w:r>
      <w:r w:rsidR="005108F4" w:rsidRPr="00EC7B3A">
        <w:rPr>
          <w:rFonts w:ascii="Times New Roman" w:hAnsi="Times New Roman" w:cs="Times New Roman"/>
          <w:smallCaps/>
          <w:sz w:val="20"/>
        </w:rPr>
        <w:t xml:space="preserve"> </w:t>
      </w:r>
    </w:p>
    <w:p w14:paraId="7DE962F2" w14:textId="3A7EAFB2" w:rsidR="00416BAA" w:rsidRPr="00EC7B3A" w:rsidRDefault="00416BAA" w:rsidP="00647BCF">
      <w:pPr>
        <w:spacing w:after="0" w:line="240" w:lineRule="auto"/>
        <w:jc w:val="both"/>
        <w:rPr>
          <w:rFonts w:ascii="Times New Roman" w:hAnsi="Times New Roman" w:cs="Times New Roman"/>
          <w:i/>
          <w:sz w:val="20"/>
          <w:szCs w:val="20"/>
        </w:rPr>
      </w:pPr>
      <w:r>
        <w:rPr>
          <w:rFonts w:ascii="Times New Roman" w:hAnsi="Times New Roman" w:cs="Times New Roman"/>
          <w:i/>
          <w:sz w:val="20"/>
          <w:szCs w:val="20"/>
        </w:rPr>
        <w:t>A</w:t>
      </w:r>
      <w:r w:rsidRPr="00EC7B3A">
        <w:rPr>
          <w:rFonts w:ascii="Times New Roman" w:hAnsi="Times New Roman" w:cs="Times New Roman"/>
          <w:i/>
          <w:sz w:val="20"/>
          <w:szCs w:val="20"/>
        </w:rPr>
        <w:t xml:space="preserve">. </w:t>
      </w:r>
      <w:r>
        <w:rPr>
          <w:rFonts w:ascii="Times New Roman" w:hAnsi="Times New Roman" w:cs="Times New Roman"/>
          <w:i/>
          <w:sz w:val="20"/>
          <w:szCs w:val="20"/>
        </w:rPr>
        <w:t>Prototipo y Pruebas de Funcionamiento</w:t>
      </w:r>
    </w:p>
    <w:p w14:paraId="56235B82" w14:textId="65F129F6" w:rsidR="00416BAA" w:rsidRDefault="00416BAA" w:rsidP="00943881">
      <w:pPr>
        <w:spacing w:after="0" w:line="240" w:lineRule="auto"/>
        <w:ind w:firstLine="284"/>
        <w:jc w:val="both"/>
        <w:rPr>
          <w:rFonts w:ascii="Times New Roman" w:hAnsi="Times New Roman" w:cs="Times New Roman"/>
          <w:sz w:val="20"/>
          <w:szCs w:val="20"/>
        </w:rPr>
      </w:pPr>
      <w:r>
        <w:rPr>
          <w:rFonts w:ascii="Times New Roman" w:hAnsi="Times New Roman" w:cs="Times New Roman"/>
          <w:sz w:val="20"/>
          <w:szCs w:val="20"/>
        </w:rPr>
        <w:t>La Figura 6</w:t>
      </w:r>
      <w:r w:rsidRPr="00416BAA">
        <w:rPr>
          <w:rFonts w:ascii="Times New Roman" w:hAnsi="Times New Roman" w:cs="Times New Roman"/>
          <w:sz w:val="20"/>
          <w:szCs w:val="20"/>
        </w:rPr>
        <w:t xml:space="preserve"> muestra el prototipo del sistema implementado durante el proceso de desarrollo en laboratorio. Como se puede ver, incluye el Nodo </w:t>
      </w:r>
      <w:proofErr w:type="spellStart"/>
      <w:r w:rsidRPr="00416BAA">
        <w:rPr>
          <w:rFonts w:ascii="Times New Roman" w:hAnsi="Times New Roman" w:cs="Times New Roman"/>
          <w:sz w:val="20"/>
          <w:szCs w:val="20"/>
        </w:rPr>
        <w:t>I</w:t>
      </w:r>
      <w:r>
        <w:rPr>
          <w:rFonts w:ascii="Times New Roman" w:hAnsi="Times New Roman" w:cs="Times New Roman"/>
          <w:sz w:val="20"/>
          <w:szCs w:val="20"/>
        </w:rPr>
        <w:t>dC</w:t>
      </w:r>
      <w:proofErr w:type="spellEnd"/>
      <w:r w:rsidRPr="00416BAA">
        <w:rPr>
          <w:rFonts w:ascii="Times New Roman" w:hAnsi="Times New Roman" w:cs="Times New Roman"/>
          <w:sz w:val="20"/>
          <w:szCs w:val="20"/>
        </w:rPr>
        <w:t xml:space="preserve"> de medición de consumos, los sensores de transformación de corriente sobre las líneas de distribución de energía hacia cargas simuladas. Adicionalmente se incluye el nodo concentrador Gateway Servidor Lora en el que se despliegan las aplicaciones y elementos de comunicación para la red de datos que perm</w:t>
      </w:r>
      <w:r>
        <w:rPr>
          <w:rFonts w:ascii="Times New Roman" w:hAnsi="Times New Roman" w:cs="Times New Roman"/>
          <w:sz w:val="20"/>
          <w:szCs w:val="20"/>
        </w:rPr>
        <w:t xml:space="preserve">ite integrar la red de nodos </w:t>
      </w:r>
      <w:proofErr w:type="spellStart"/>
      <w:r>
        <w:rPr>
          <w:rFonts w:ascii="Times New Roman" w:hAnsi="Times New Roman" w:cs="Times New Roman"/>
          <w:sz w:val="20"/>
          <w:szCs w:val="20"/>
        </w:rPr>
        <w:t>IdC</w:t>
      </w:r>
      <w:proofErr w:type="spellEnd"/>
      <w:r w:rsidR="008B1584" w:rsidRPr="004F492F">
        <w:rPr>
          <w:rFonts w:ascii="Times New Roman" w:hAnsi="Times New Roman" w:cs="Times New Roman"/>
          <w:sz w:val="20"/>
          <w:szCs w:val="20"/>
        </w:rPr>
        <w:t xml:space="preserve">. </w:t>
      </w:r>
    </w:p>
    <w:p w14:paraId="65CA95E9" w14:textId="77777777" w:rsidR="00416BAA" w:rsidRDefault="00416BAA" w:rsidP="00943881">
      <w:pPr>
        <w:spacing w:after="0" w:line="240" w:lineRule="auto"/>
        <w:ind w:firstLine="284"/>
        <w:jc w:val="both"/>
        <w:rPr>
          <w:rFonts w:ascii="Times New Roman" w:hAnsi="Times New Roman" w:cs="Times New Roman"/>
          <w:sz w:val="20"/>
          <w:szCs w:val="20"/>
        </w:rPr>
      </w:pPr>
    </w:p>
    <w:p w14:paraId="0B9FE699" w14:textId="77777777" w:rsidR="00416BAA" w:rsidRDefault="00416BAA" w:rsidP="00943881">
      <w:pPr>
        <w:spacing w:after="0" w:line="240" w:lineRule="auto"/>
        <w:ind w:firstLine="284"/>
        <w:jc w:val="both"/>
        <w:rPr>
          <w:rFonts w:ascii="Times New Roman" w:eastAsiaTheme="minorEastAsia" w:hAnsi="Times New Roman" w:cs="Times New Roman"/>
          <w:sz w:val="20"/>
          <w:szCs w:val="20"/>
        </w:rPr>
      </w:pPr>
    </w:p>
    <w:p w14:paraId="0B9E7D54" w14:textId="44609350" w:rsidR="00416BAA" w:rsidRDefault="00416BAA" w:rsidP="00943881">
      <w:pPr>
        <w:spacing w:after="0" w:line="240" w:lineRule="auto"/>
        <w:ind w:firstLine="284"/>
        <w:jc w:val="both"/>
        <w:rPr>
          <w:rFonts w:ascii="Times New Roman" w:eastAsiaTheme="minorEastAsia" w:hAnsi="Times New Roman" w:cs="Times New Roman"/>
          <w:sz w:val="20"/>
          <w:szCs w:val="20"/>
        </w:rPr>
      </w:pPr>
      <w:r w:rsidRPr="00A77899">
        <w:rPr>
          <w:noProof/>
          <w:lang w:val="en-US"/>
        </w:rPr>
        <w:drawing>
          <wp:inline distT="0" distB="0" distL="0" distR="0" wp14:anchorId="6E5DFF32" wp14:editId="156F29AF">
            <wp:extent cx="2755130" cy="3458307"/>
            <wp:effectExtent l="0" t="0" r="7620" b="889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9">
                      <a:extLst>
                        <a:ext uri="{28A0092B-C50C-407E-A947-70E740481C1C}">
                          <a14:useLocalDpi xmlns:a14="http://schemas.microsoft.com/office/drawing/2010/main" val="0"/>
                        </a:ext>
                      </a:extLst>
                    </a:blip>
                    <a:srcRect l="27557" r="38713" b="6027"/>
                    <a:stretch>
                      <a:fillRect/>
                    </a:stretch>
                  </pic:blipFill>
                  <pic:spPr bwMode="auto">
                    <a:xfrm>
                      <a:off x="0" y="0"/>
                      <a:ext cx="2774238" cy="3482292"/>
                    </a:xfrm>
                    <a:prstGeom prst="rect">
                      <a:avLst/>
                    </a:prstGeom>
                    <a:noFill/>
                    <a:ln>
                      <a:noFill/>
                    </a:ln>
                  </pic:spPr>
                </pic:pic>
              </a:graphicData>
            </a:graphic>
          </wp:inline>
        </w:drawing>
      </w:r>
    </w:p>
    <w:p w14:paraId="19AB83E7" w14:textId="7CF68B4C" w:rsidR="00A819E0" w:rsidRDefault="00416BAA" w:rsidP="00647BCF">
      <w:pPr>
        <w:pStyle w:val="ListParagraph"/>
        <w:widowControl w:val="0"/>
        <w:numPr>
          <w:ilvl w:val="0"/>
          <w:numId w:val="13"/>
        </w:numPr>
        <w:spacing w:after="120" w:line="240" w:lineRule="auto"/>
        <w:rPr>
          <w:rFonts w:ascii="Times New Roman" w:hAnsi="Times New Roman" w:cs="Times New Roman"/>
          <w:sz w:val="16"/>
          <w:szCs w:val="16"/>
        </w:rPr>
      </w:pPr>
      <w:bookmarkStart w:id="22" w:name="_Ref6936033"/>
      <w:r w:rsidRPr="00416BAA">
        <w:rPr>
          <w:rFonts w:ascii="Times New Roman" w:hAnsi="Times New Roman" w:cs="Times New Roman"/>
          <w:sz w:val="16"/>
          <w:szCs w:val="16"/>
        </w:rPr>
        <w:t xml:space="preserve">Prototipo del Sistema de Monitoreo y Análisis de consumos </w:t>
      </w:r>
      <w:proofErr w:type="gramStart"/>
      <w:r w:rsidRPr="00416BAA">
        <w:rPr>
          <w:rFonts w:ascii="Times New Roman" w:hAnsi="Times New Roman" w:cs="Times New Roman"/>
          <w:sz w:val="16"/>
          <w:szCs w:val="16"/>
        </w:rPr>
        <w:t>implementado</w:t>
      </w:r>
      <w:r w:rsidRPr="00416BAA" w:rsidDel="00416BAA">
        <w:rPr>
          <w:rFonts w:ascii="Times New Roman" w:hAnsi="Times New Roman" w:cs="Times New Roman"/>
          <w:sz w:val="16"/>
          <w:szCs w:val="16"/>
        </w:rPr>
        <w:t xml:space="preserve"> </w:t>
      </w:r>
      <w:r w:rsidR="00A819E0" w:rsidRPr="00EC7B3A">
        <w:rPr>
          <w:rFonts w:ascii="Times New Roman" w:hAnsi="Times New Roman" w:cs="Times New Roman"/>
          <w:sz w:val="16"/>
          <w:szCs w:val="16"/>
        </w:rPr>
        <w:t>.</w:t>
      </w:r>
      <w:bookmarkEnd w:id="22"/>
      <w:proofErr w:type="gramEnd"/>
    </w:p>
    <w:p w14:paraId="1CE9A511" w14:textId="5350BB9B" w:rsidR="00416BAA" w:rsidRDefault="00416BAA" w:rsidP="00647BCF">
      <w:pPr>
        <w:spacing w:after="60" w:line="240" w:lineRule="auto"/>
        <w:ind w:firstLine="142"/>
        <w:jc w:val="both"/>
        <w:rPr>
          <w:rFonts w:ascii="Times New Roman" w:hAnsi="Times New Roman" w:cs="Times New Roman"/>
          <w:sz w:val="20"/>
          <w:szCs w:val="20"/>
        </w:rPr>
      </w:pPr>
      <w:r w:rsidRPr="00647BCF">
        <w:rPr>
          <w:rFonts w:ascii="Times New Roman" w:hAnsi="Times New Roman" w:cs="Times New Roman"/>
          <w:sz w:val="20"/>
          <w:szCs w:val="20"/>
        </w:rPr>
        <w:t xml:space="preserve">Para las pruebas de funcionamiento, se ha conectado a las líneas de distribución diferentes cargas simuladas con máquinas eléctricas de potencia, sistemas de iluminación y sistemas de computación para medir los datos correspondientes a potencia eléctrica consumida de cada una de las líneas del prototipo nodo medidor de consumos </w:t>
      </w:r>
      <w:proofErr w:type="spellStart"/>
      <w:r w:rsidRPr="00647BCF">
        <w:rPr>
          <w:rFonts w:ascii="Times New Roman" w:hAnsi="Times New Roman" w:cs="Times New Roman"/>
          <w:sz w:val="20"/>
          <w:szCs w:val="20"/>
        </w:rPr>
        <w:t>IdC</w:t>
      </w:r>
      <w:proofErr w:type="spellEnd"/>
      <w:r w:rsidRPr="00647BCF">
        <w:rPr>
          <w:rFonts w:ascii="Times New Roman" w:hAnsi="Times New Roman" w:cs="Times New Roman"/>
          <w:sz w:val="20"/>
          <w:szCs w:val="20"/>
        </w:rPr>
        <w:t>.</w:t>
      </w:r>
    </w:p>
    <w:p w14:paraId="6177FE5A" w14:textId="4009E0A7" w:rsidR="00416BAA" w:rsidRPr="00416BAA" w:rsidRDefault="00416BAA" w:rsidP="00416BAA">
      <w:pPr>
        <w:spacing w:after="0" w:line="240" w:lineRule="auto"/>
        <w:jc w:val="both"/>
        <w:rPr>
          <w:rFonts w:ascii="Times New Roman" w:hAnsi="Times New Roman" w:cs="Times New Roman"/>
          <w:i/>
          <w:sz w:val="20"/>
          <w:szCs w:val="20"/>
        </w:rPr>
      </w:pPr>
      <w:r>
        <w:rPr>
          <w:rFonts w:ascii="Times New Roman" w:hAnsi="Times New Roman" w:cs="Times New Roman"/>
          <w:i/>
          <w:sz w:val="20"/>
          <w:szCs w:val="20"/>
        </w:rPr>
        <w:t>B</w:t>
      </w:r>
      <w:r w:rsidRPr="00EC7B3A">
        <w:rPr>
          <w:rFonts w:ascii="Times New Roman" w:hAnsi="Times New Roman" w:cs="Times New Roman"/>
          <w:i/>
          <w:sz w:val="20"/>
          <w:szCs w:val="20"/>
        </w:rPr>
        <w:t xml:space="preserve">. </w:t>
      </w:r>
      <w:r>
        <w:rPr>
          <w:rFonts w:ascii="Times New Roman" w:hAnsi="Times New Roman" w:cs="Times New Roman"/>
          <w:i/>
          <w:sz w:val="20"/>
          <w:szCs w:val="20"/>
        </w:rPr>
        <w:t xml:space="preserve">Prueba 1: Nodo </w:t>
      </w:r>
      <w:proofErr w:type="spellStart"/>
      <w:r>
        <w:rPr>
          <w:rFonts w:ascii="Times New Roman" w:hAnsi="Times New Roman" w:cs="Times New Roman"/>
          <w:i/>
          <w:sz w:val="20"/>
          <w:szCs w:val="20"/>
        </w:rPr>
        <w:t>IdC</w:t>
      </w:r>
      <w:proofErr w:type="spellEnd"/>
      <w:r w:rsidRPr="00416BAA">
        <w:rPr>
          <w:rFonts w:ascii="Times New Roman" w:hAnsi="Times New Roman" w:cs="Times New Roman"/>
          <w:i/>
          <w:sz w:val="20"/>
          <w:szCs w:val="20"/>
        </w:rPr>
        <w:t xml:space="preserve"> con datos de carga simulada y comunicaciones con Gateway Servidor</w:t>
      </w:r>
    </w:p>
    <w:p w14:paraId="5B3A16C7" w14:textId="29386CA2" w:rsidR="00416BAA" w:rsidRDefault="00416BAA" w:rsidP="00647BCF">
      <w:pPr>
        <w:spacing w:after="60" w:line="240" w:lineRule="auto"/>
        <w:ind w:firstLine="142"/>
        <w:jc w:val="both"/>
        <w:rPr>
          <w:rFonts w:ascii="Times New Roman" w:hAnsi="Times New Roman" w:cs="Times New Roman"/>
          <w:sz w:val="20"/>
          <w:szCs w:val="20"/>
        </w:rPr>
      </w:pPr>
      <w:r w:rsidRPr="00416BAA">
        <w:rPr>
          <w:rFonts w:ascii="Times New Roman" w:hAnsi="Times New Roman" w:cs="Times New Roman"/>
          <w:sz w:val="20"/>
          <w:szCs w:val="20"/>
        </w:rPr>
        <w:t>Para verificar l</w:t>
      </w:r>
      <w:r w:rsidR="008F2ADE">
        <w:rPr>
          <w:rFonts w:ascii="Times New Roman" w:hAnsi="Times New Roman" w:cs="Times New Roman"/>
          <w:sz w:val="20"/>
          <w:szCs w:val="20"/>
        </w:rPr>
        <w:t xml:space="preserve">a comunicación entre el Nodo </w:t>
      </w:r>
      <w:proofErr w:type="spellStart"/>
      <w:r w:rsidR="008F2ADE">
        <w:rPr>
          <w:rFonts w:ascii="Times New Roman" w:hAnsi="Times New Roman" w:cs="Times New Roman"/>
          <w:sz w:val="20"/>
          <w:szCs w:val="20"/>
        </w:rPr>
        <w:t>IdC</w:t>
      </w:r>
      <w:proofErr w:type="spellEnd"/>
      <w:r w:rsidRPr="00416BAA">
        <w:rPr>
          <w:rFonts w:ascii="Times New Roman" w:hAnsi="Times New Roman" w:cs="Times New Roman"/>
          <w:sz w:val="20"/>
          <w:szCs w:val="20"/>
        </w:rPr>
        <w:t xml:space="preserve"> medidor de consumos y el Gateway Servidor </w:t>
      </w:r>
      <w:proofErr w:type="spellStart"/>
      <w:r w:rsidRPr="00416BAA">
        <w:rPr>
          <w:rFonts w:ascii="Times New Roman" w:hAnsi="Times New Roman" w:cs="Times New Roman"/>
          <w:sz w:val="20"/>
          <w:szCs w:val="20"/>
        </w:rPr>
        <w:t>LoRa</w:t>
      </w:r>
      <w:proofErr w:type="spellEnd"/>
      <w:r w:rsidRPr="00416BAA">
        <w:rPr>
          <w:rFonts w:ascii="Times New Roman" w:hAnsi="Times New Roman" w:cs="Times New Roman"/>
          <w:sz w:val="20"/>
          <w:szCs w:val="20"/>
        </w:rPr>
        <w:t xml:space="preserve"> se conecta a las líneas de distribución cargas simuladas y que corresponden al consumo de un edificio comercial. Inicialmente se ha procedido a verificar las comunicaciones en la red WSN </w:t>
      </w:r>
      <w:proofErr w:type="spellStart"/>
      <w:r w:rsidRPr="00416BAA">
        <w:rPr>
          <w:rFonts w:ascii="Times New Roman" w:hAnsi="Times New Roman" w:cs="Times New Roman"/>
          <w:sz w:val="20"/>
          <w:szCs w:val="20"/>
        </w:rPr>
        <w:t>LoRa</w:t>
      </w:r>
      <w:proofErr w:type="spellEnd"/>
      <w:r w:rsidRPr="00416BAA">
        <w:rPr>
          <w:rFonts w:ascii="Times New Roman" w:hAnsi="Times New Roman" w:cs="Times New Roman"/>
          <w:sz w:val="20"/>
          <w:szCs w:val="20"/>
        </w:rPr>
        <w:t xml:space="preserve"> y el correcto despliegue de la información de los módulos de las aplicaciones </w:t>
      </w:r>
      <w:r w:rsidR="008F2ADE">
        <w:rPr>
          <w:rFonts w:ascii="Times New Roman" w:hAnsi="Times New Roman" w:cs="Times New Roman"/>
          <w:sz w:val="20"/>
          <w:szCs w:val="20"/>
        </w:rPr>
        <w:t>tal como lo muestra la Figura 7.</w:t>
      </w:r>
    </w:p>
    <w:p w14:paraId="3E1E7310" w14:textId="2D6004BA" w:rsidR="00416BAA" w:rsidRDefault="008F2ADE" w:rsidP="00647BCF">
      <w:pPr>
        <w:spacing w:after="60" w:line="240" w:lineRule="auto"/>
        <w:jc w:val="both"/>
        <w:rPr>
          <w:rFonts w:ascii="Times New Roman" w:hAnsi="Times New Roman" w:cs="Times New Roman"/>
          <w:sz w:val="20"/>
          <w:szCs w:val="20"/>
        </w:rPr>
      </w:pPr>
      <w:r w:rsidRPr="00E5398A">
        <w:rPr>
          <w:noProof/>
          <w:lang w:val="en-US"/>
        </w:rPr>
        <w:drawing>
          <wp:inline distT="0" distB="0" distL="0" distR="0" wp14:anchorId="1C41939E" wp14:editId="464919AD">
            <wp:extent cx="3077845" cy="1731571"/>
            <wp:effectExtent l="0" t="0" r="8255" b="254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077845" cy="1731571"/>
                    </a:xfrm>
                    <a:prstGeom prst="rect">
                      <a:avLst/>
                    </a:prstGeom>
                    <a:noFill/>
                    <a:ln>
                      <a:noFill/>
                    </a:ln>
                  </pic:spPr>
                </pic:pic>
              </a:graphicData>
            </a:graphic>
          </wp:inline>
        </w:drawing>
      </w:r>
    </w:p>
    <w:p w14:paraId="4C5D210F" w14:textId="3BB82CB7" w:rsidR="008F2ADE" w:rsidRPr="00483D39" w:rsidRDefault="008F2ADE" w:rsidP="00647BCF">
      <w:pPr>
        <w:pStyle w:val="ListParagraph"/>
        <w:widowControl w:val="0"/>
        <w:numPr>
          <w:ilvl w:val="0"/>
          <w:numId w:val="13"/>
        </w:numPr>
        <w:spacing w:after="120" w:line="240" w:lineRule="auto"/>
        <w:rPr>
          <w:rFonts w:ascii="Times New Roman" w:hAnsi="Times New Roman" w:cs="Times New Roman"/>
          <w:sz w:val="16"/>
          <w:szCs w:val="16"/>
        </w:rPr>
      </w:pPr>
      <w:r w:rsidRPr="008F2ADE">
        <w:rPr>
          <w:rFonts w:ascii="Times New Roman" w:hAnsi="Times New Roman" w:cs="Times New Roman"/>
          <w:sz w:val="16"/>
          <w:szCs w:val="16"/>
        </w:rPr>
        <w:t>Prueba de Comunicaciones del Sistema de Monitoreo y Análisis de consumos</w:t>
      </w:r>
      <w:r w:rsidRPr="00EC7B3A">
        <w:rPr>
          <w:rFonts w:ascii="Times New Roman" w:hAnsi="Times New Roman" w:cs="Times New Roman"/>
          <w:sz w:val="16"/>
          <w:szCs w:val="16"/>
        </w:rPr>
        <w:t>.</w:t>
      </w:r>
    </w:p>
    <w:p w14:paraId="28E2CA16" w14:textId="2EFB23EC" w:rsidR="008F2ADE" w:rsidRDefault="008F2ADE" w:rsidP="00647BCF">
      <w:pPr>
        <w:spacing w:after="0" w:line="240" w:lineRule="auto"/>
        <w:ind w:firstLine="284"/>
        <w:jc w:val="both"/>
        <w:rPr>
          <w:rFonts w:ascii="Times New Roman" w:hAnsi="Times New Roman" w:cs="Times New Roman"/>
          <w:sz w:val="20"/>
          <w:szCs w:val="20"/>
        </w:rPr>
      </w:pPr>
      <w:r w:rsidRPr="008F2ADE">
        <w:rPr>
          <w:rFonts w:ascii="Times New Roman" w:hAnsi="Times New Roman" w:cs="Times New Roman"/>
          <w:sz w:val="20"/>
          <w:szCs w:val="20"/>
        </w:rPr>
        <w:t>C</w:t>
      </w:r>
      <w:r>
        <w:rPr>
          <w:rFonts w:ascii="Times New Roman" w:hAnsi="Times New Roman" w:cs="Times New Roman"/>
          <w:sz w:val="20"/>
          <w:szCs w:val="20"/>
        </w:rPr>
        <w:t>omo se puede ver en la Figura 7</w:t>
      </w:r>
      <w:r w:rsidRPr="008F2ADE">
        <w:rPr>
          <w:rFonts w:ascii="Times New Roman" w:hAnsi="Times New Roman" w:cs="Times New Roman"/>
          <w:sz w:val="20"/>
          <w:szCs w:val="20"/>
        </w:rPr>
        <w:t xml:space="preserve">, se dispone de un TAG denominado Smart </w:t>
      </w:r>
      <w:proofErr w:type="spellStart"/>
      <w:r w:rsidRPr="008F2ADE">
        <w:rPr>
          <w:rFonts w:ascii="Times New Roman" w:hAnsi="Times New Roman" w:cs="Times New Roman"/>
          <w:sz w:val="20"/>
          <w:szCs w:val="20"/>
        </w:rPr>
        <w:t>Metering</w:t>
      </w:r>
      <w:proofErr w:type="spellEnd"/>
      <w:r w:rsidRPr="008F2ADE">
        <w:rPr>
          <w:rFonts w:ascii="Times New Roman" w:hAnsi="Times New Roman" w:cs="Times New Roman"/>
          <w:sz w:val="20"/>
          <w:szCs w:val="20"/>
        </w:rPr>
        <w:t xml:space="preserve">, que al seleccionar en su pestaña permite desplegar las líneas de distribución, en este caso se ha seleccionado la Línea de Distribución 1. En el </w:t>
      </w:r>
      <w:proofErr w:type="spellStart"/>
      <w:r w:rsidRPr="008F2ADE">
        <w:rPr>
          <w:rFonts w:ascii="Times New Roman" w:hAnsi="Times New Roman" w:cs="Times New Roman"/>
          <w:sz w:val="20"/>
          <w:szCs w:val="20"/>
        </w:rPr>
        <w:t>Dashboard</w:t>
      </w:r>
      <w:proofErr w:type="spellEnd"/>
      <w:r w:rsidRPr="008F2ADE">
        <w:rPr>
          <w:rFonts w:ascii="Times New Roman" w:hAnsi="Times New Roman" w:cs="Times New Roman"/>
          <w:sz w:val="20"/>
          <w:szCs w:val="20"/>
        </w:rPr>
        <w:t xml:space="preserve"> de monitoreo el nodo Chart, permite visualizar el comportamiento de la variable de potencia respecto al tiempo, en este caso se muestra la señal durante un lapso de una hora. También se utiliza el nodo Chart en gráfico circular </w:t>
      </w:r>
      <w:r w:rsidRPr="008F2ADE">
        <w:rPr>
          <w:rFonts w:ascii="Times New Roman" w:hAnsi="Times New Roman" w:cs="Times New Roman"/>
          <w:sz w:val="20"/>
          <w:szCs w:val="20"/>
        </w:rPr>
        <w:lastRenderedPageBreak/>
        <w:t xml:space="preserve">para visualizar el valor de la potencia en tiempo real, desde un mínimo de cero hasta un máximo de 255 KW. En la sección de variables medidas se muestran los parámetros de corriente y tensión con su respectivo valor medido en tiempo real usando nodos </w:t>
      </w:r>
      <w:proofErr w:type="spellStart"/>
      <w:r w:rsidRPr="008F2ADE">
        <w:rPr>
          <w:rFonts w:ascii="Times New Roman" w:hAnsi="Times New Roman" w:cs="Times New Roman"/>
          <w:sz w:val="20"/>
          <w:szCs w:val="20"/>
        </w:rPr>
        <w:t>Text_abc</w:t>
      </w:r>
      <w:proofErr w:type="spellEnd"/>
      <w:r w:rsidRPr="008F2ADE">
        <w:rPr>
          <w:rFonts w:ascii="Times New Roman" w:hAnsi="Times New Roman" w:cs="Times New Roman"/>
          <w:sz w:val="20"/>
          <w:szCs w:val="20"/>
        </w:rPr>
        <w:t>. Adicionalmente se utiliza un nodo Chart para visualizar gráficamente el comportamiento de corriente de acuerdo a mínimos y máximos de hasta 100 amperios</w:t>
      </w:r>
      <w:r>
        <w:rPr>
          <w:rFonts w:ascii="Times New Roman" w:hAnsi="Times New Roman" w:cs="Times New Roman"/>
          <w:sz w:val="20"/>
          <w:szCs w:val="20"/>
        </w:rPr>
        <w:t>.</w:t>
      </w:r>
    </w:p>
    <w:p w14:paraId="739DCF2D" w14:textId="6EE3E2F5" w:rsidR="008F2ADE" w:rsidRDefault="008F2ADE" w:rsidP="00647BCF">
      <w:pPr>
        <w:spacing w:after="0" w:line="240" w:lineRule="auto"/>
        <w:ind w:firstLine="284"/>
        <w:jc w:val="both"/>
        <w:rPr>
          <w:rFonts w:ascii="Times New Roman" w:hAnsi="Times New Roman" w:cs="Times New Roman"/>
          <w:sz w:val="20"/>
          <w:szCs w:val="20"/>
        </w:rPr>
      </w:pPr>
      <w:r w:rsidRPr="008F2ADE">
        <w:rPr>
          <w:rFonts w:ascii="Times New Roman" w:hAnsi="Times New Roman" w:cs="Times New Roman"/>
          <w:sz w:val="20"/>
          <w:szCs w:val="20"/>
        </w:rPr>
        <w:t xml:space="preserve">Finalmente, en la sección de Alertas y eventos se utiliza un nodo </w:t>
      </w:r>
      <w:proofErr w:type="spellStart"/>
      <w:r w:rsidRPr="008F2ADE">
        <w:rPr>
          <w:rFonts w:ascii="Times New Roman" w:hAnsi="Times New Roman" w:cs="Times New Roman"/>
          <w:sz w:val="20"/>
          <w:szCs w:val="20"/>
        </w:rPr>
        <w:t>change</w:t>
      </w:r>
      <w:proofErr w:type="spellEnd"/>
      <w:r w:rsidRPr="008F2ADE">
        <w:rPr>
          <w:rFonts w:ascii="Times New Roman" w:hAnsi="Times New Roman" w:cs="Times New Roman"/>
          <w:sz w:val="20"/>
          <w:szCs w:val="20"/>
        </w:rPr>
        <w:t xml:space="preserve"> para mostrar la trama o paquete recibido por puerto serial. Como se puede ver este nodo envía el dato a otro nodo tipo </w:t>
      </w:r>
      <w:proofErr w:type="spellStart"/>
      <w:r w:rsidRPr="008F2ADE">
        <w:rPr>
          <w:rFonts w:ascii="Times New Roman" w:hAnsi="Times New Roman" w:cs="Times New Roman"/>
          <w:sz w:val="20"/>
          <w:szCs w:val="20"/>
        </w:rPr>
        <w:t>json</w:t>
      </w:r>
      <w:proofErr w:type="spellEnd"/>
      <w:r w:rsidRPr="008F2ADE">
        <w:rPr>
          <w:rFonts w:ascii="Times New Roman" w:hAnsi="Times New Roman" w:cs="Times New Roman"/>
          <w:sz w:val="20"/>
          <w:szCs w:val="20"/>
        </w:rPr>
        <w:t xml:space="preserve"> el mismo que muestra el número de Nodo </w:t>
      </w:r>
      <w:proofErr w:type="spellStart"/>
      <w:r w:rsidRPr="008F2ADE">
        <w:rPr>
          <w:rFonts w:ascii="Times New Roman" w:hAnsi="Times New Roman" w:cs="Times New Roman"/>
          <w:sz w:val="20"/>
          <w:szCs w:val="20"/>
        </w:rPr>
        <w:t>IoT</w:t>
      </w:r>
      <w:proofErr w:type="spellEnd"/>
      <w:r w:rsidRPr="008F2ADE">
        <w:rPr>
          <w:rFonts w:ascii="Times New Roman" w:hAnsi="Times New Roman" w:cs="Times New Roman"/>
          <w:sz w:val="20"/>
          <w:szCs w:val="20"/>
        </w:rPr>
        <w:t xml:space="preserve"> remoto en </w:t>
      </w:r>
      <w:proofErr w:type="spellStart"/>
      <w:r w:rsidRPr="008F2ADE">
        <w:rPr>
          <w:rFonts w:ascii="Times New Roman" w:hAnsi="Times New Roman" w:cs="Times New Roman"/>
          <w:sz w:val="20"/>
          <w:szCs w:val="20"/>
        </w:rPr>
        <w:t>scr</w:t>
      </w:r>
      <w:proofErr w:type="spellEnd"/>
      <w:r w:rsidRPr="008F2ADE">
        <w:rPr>
          <w:rFonts w:ascii="Times New Roman" w:hAnsi="Times New Roman" w:cs="Times New Roman"/>
          <w:sz w:val="20"/>
          <w:szCs w:val="20"/>
        </w:rPr>
        <w:t>, el valor de la corriente eficaz, la tensión de línea y la potencia conseguida. Adicionalmente en esta sección se muestran las etiquetas de estado, para el caso de estado normal se considera un flujo de corriente superior a 0.1 A y para el caso de fallo en línea el valor de corriente de 0 A</w:t>
      </w:r>
      <w:r>
        <w:rPr>
          <w:rFonts w:ascii="Times New Roman" w:hAnsi="Times New Roman" w:cs="Times New Roman"/>
          <w:sz w:val="20"/>
          <w:szCs w:val="20"/>
        </w:rPr>
        <w:t xml:space="preserve">. </w:t>
      </w:r>
      <w:r w:rsidRPr="008F2ADE">
        <w:rPr>
          <w:rFonts w:ascii="Times New Roman" w:hAnsi="Times New Roman" w:cs="Times New Roman"/>
          <w:sz w:val="20"/>
          <w:szCs w:val="20"/>
        </w:rPr>
        <w:t xml:space="preserve">Para acceder a los servicios de monitoreo en el Gateway Servidor </w:t>
      </w:r>
      <w:proofErr w:type="spellStart"/>
      <w:r w:rsidRPr="008F2ADE">
        <w:rPr>
          <w:rFonts w:ascii="Times New Roman" w:hAnsi="Times New Roman" w:cs="Times New Roman"/>
          <w:sz w:val="20"/>
          <w:szCs w:val="20"/>
        </w:rPr>
        <w:t>LoRa</w:t>
      </w:r>
      <w:proofErr w:type="spellEnd"/>
      <w:r w:rsidRPr="008F2ADE">
        <w:rPr>
          <w:rFonts w:ascii="Times New Roman" w:hAnsi="Times New Roman" w:cs="Times New Roman"/>
          <w:sz w:val="20"/>
          <w:szCs w:val="20"/>
        </w:rPr>
        <w:t xml:space="preserve"> se utiliza en el prototipo la dirección de localhost en http://127.0.0.1:1880/ui. A esta interfaz de usuario se puede acceder mediante acceso web local usando navegadores tipo Chrome y desde cualquier dispositivo conectado en la red de datos TCP/IP implementada. Para propósitos de desarrollo se utiliza el despliegue de </w:t>
      </w:r>
      <w:proofErr w:type="spellStart"/>
      <w:r w:rsidRPr="008F2ADE">
        <w:rPr>
          <w:rFonts w:ascii="Times New Roman" w:hAnsi="Times New Roman" w:cs="Times New Roman"/>
          <w:sz w:val="20"/>
          <w:szCs w:val="20"/>
        </w:rPr>
        <w:t>Dashboard</w:t>
      </w:r>
      <w:proofErr w:type="spellEnd"/>
      <w:r w:rsidRPr="008F2ADE">
        <w:rPr>
          <w:rFonts w:ascii="Times New Roman" w:hAnsi="Times New Roman" w:cs="Times New Roman"/>
          <w:sz w:val="20"/>
          <w:szCs w:val="20"/>
        </w:rPr>
        <w:t xml:space="preserve"> propio de la herramienta </w:t>
      </w:r>
      <w:proofErr w:type="spellStart"/>
      <w:r w:rsidRPr="008F2ADE">
        <w:rPr>
          <w:rFonts w:ascii="Times New Roman" w:hAnsi="Times New Roman" w:cs="Times New Roman"/>
          <w:sz w:val="20"/>
          <w:szCs w:val="20"/>
        </w:rPr>
        <w:t>Node</w:t>
      </w:r>
      <w:proofErr w:type="spellEnd"/>
      <w:r w:rsidRPr="008F2ADE">
        <w:rPr>
          <w:rFonts w:ascii="Times New Roman" w:hAnsi="Times New Roman" w:cs="Times New Roman"/>
          <w:sz w:val="20"/>
          <w:szCs w:val="20"/>
        </w:rPr>
        <w:t>-RED</w:t>
      </w:r>
      <w:r>
        <w:rPr>
          <w:rFonts w:ascii="Times New Roman" w:hAnsi="Times New Roman" w:cs="Times New Roman"/>
          <w:sz w:val="20"/>
          <w:szCs w:val="20"/>
        </w:rPr>
        <w:t>.</w:t>
      </w:r>
    </w:p>
    <w:p w14:paraId="35661024" w14:textId="775DA658" w:rsidR="008F2ADE" w:rsidRDefault="008F2ADE" w:rsidP="00647BCF">
      <w:pPr>
        <w:spacing w:after="0" w:line="240" w:lineRule="auto"/>
        <w:jc w:val="both"/>
        <w:rPr>
          <w:rFonts w:ascii="Times New Roman" w:hAnsi="Times New Roman" w:cs="Times New Roman"/>
          <w:sz w:val="20"/>
          <w:szCs w:val="20"/>
        </w:rPr>
      </w:pPr>
    </w:p>
    <w:p w14:paraId="0BBDFBE4" w14:textId="1EE55860" w:rsidR="008F2ADE" w:rsidRPr="008F2ADE" w:rsidRDefault="008F2ADE" w:rsidP="008F2ADE">
      <w:pPr>
        <w:spacing w:after="120" w:line="240" w:lineRule="auto"/>
        <w:ind w:left="284" w:hanging="284"/>
        <w:jc w:val="both"/>
        <w:rPr>
          <w:rFonts w:ascii="Times New Roman" w:hAnsi="Times New Roman" w:cs="Times New Roman"/>
          <w:i/>
          <w:sz w:val="20"/>
          <w:szCs w:val="20"/>
        </w:rPr>
      </w:pPr>
      <w:r>
        <w:rPr>
          <w:rFonts w:ascii="Times New Roman" w:hAnsi="Times New Roman" w:cs="Times New Roman"/>
          <w:i/>
          <w:sz w:val="20"/>
          <w:szCs w:val="20"/>
        </w:rPr>
        <w:t>C</w:t>
      </w:r>
      <w:r w:rsidRPr="00EC7B3A">
        <w:rPr>
          <w:rFonts w:ascii="Times New Roman" w:hAnsi="Times New Roman" w:cs="Times New Roman"/>
          <w:i/>
          <w:sz w:val="20"/>
          <w:szCs w:val="20"/>
        </w:rPr>
        <w:t xml:space="preserve">. </w:t>
      </w:r>
      <w:r>
        <w:rPr>
          <w:rFonts w:ascii="Times New Roman" w:hAnsi="Times New Roman" w:cs="Times New Roman"/>
          <w:i/>
          <w:sz w:val="20"/>
          <w:szCs w:val="20"/>
        </w:rPr>
        <w:t>Prueba2</w:t>
      </w:r>
      <w:r w:rsidRPr="008F2ADE">
        <w:rPr>
          <w:rFonts w:ascii="Times New Roman" w:hAnsi="Times New Roman" w:cs="Times New Roman"/>
          <w:i/>
          <w:sz w:val="20"/>
          <w:szCs w:val="20"/>
        </w:rPr>
        <w:t>: Monitoreo de Líneas de Distribución en CNEL, Santas Vainas</w:t>
      </w:r>
    </w:p>
    <w:p w14:paraId="5EC37720" w14:textId="5C07BFB2" w:rsidR="008F2ADE" w:rsidRDefault="008F2ADE" w:rsidP="00647BCF">
      <w:pPr>
        <w:spacing w:after="0" w:line="240" w:lineRule="auto"/>
        <w:ind w:firstLine="284"/>
        <w:jc w:val="both"/>
        <w:rPr>
          <w:rFonts w:ascii="Times New Roman" w:hAnsi="Times New Roman" w:cs="Times New Roman"/>
          <w:sz w:val="20"/>
          <w:szCs w:val="20"/>
        </w:rPr>
      </w:pPr>
      <w:r w:rsidRPr="008F2ADE">
        <w:rPr>
          <w:rFonts w:ascii="Times New Roman" w:hAnsi="Times New Roman" w:cs="Times New Roman"/>
          <w:sz w:val="20"/>
          <w:szCs w:val="20"/>
        </w:rPr>
        <w:t>Para las pruebas de funcionamiento se ha conectado</w:t>
      </w:r>
      <w:r>
        <w:rPr>
          <w:rFonts w:ascii="Times New Roman" w:hAnsi="Times New Roman" w:cs="Times New Roman"/>
          <w:sz w:val="20"/>
          <w:szCs w:val="20"/>
        </w:rPr>
        <w:t xml:space="preserve"> al Nodo Medidor de Consumos </w:t>
      </w:r>
      <w:proofErr w:type="spellStart"/>
      <w:r>
        <w:rPr>
          <w:rFonts w:ascii="Times New Roman" w:hAnsi="Times New Roman" w:cs="Times New Roman"/>
          <w:sz w:val="20"/>
          <w:szCs w:val="20"/>
        </w:rPr>
        <w:t>IdC</w:t>
      </w:r>
      <w:proofErr w:type="spellEnd"/>
      <w:r w:rsidRPr="008F2ADE">
        <w:rPr>
          <w:rFonts w:ascii="Times New Roman" w:hAnsi="Times New Roman" w:cs="Times New Roman"/>
          <w:sz w:val="20"/>
          <w:szCs w:val="20"/>
        </w:rPr>
        <w:t xml:space="preserve"> las líneas de</w:t>
      </w:r>
      <w:r>
        <w:rPr>
          <w:rFonts w:ascii="Times New Roman" w:hAnsi="Times New Roman" w:cs="Times New Roman"/>
          <w:sz w:val="20"/>
          <w:szCs w:val="20"/>
        </w:rPr>
        <w:t xml:space="preserve"> distribución de un tablero de baja tensión</w:t>
      </w:r>
      <w:r w:rsidRPr="008F2ADE">
        <w:rPr>
          <w:rFonts w:ascii="Times New Roman" w:hAnsi="Times New Roman" w:cs="Times New Roman"/>
          <w:sz w:val="20"/>
          <w:szCs w:val="20"/>
        </w:rPr>
        <w:t xml:space="preserve"> </w:t>
      </w:r>
      <w:r>
        <w:rPr>
          <w:rFonts w:ascii="Times New Roman" w:hAnsi="Times New Roman" w:cs="Times New Roman"/>
          <w:sz w:val="20"/>
          <w:szCs w:val="20"/>
        </w:rPr>
        <w:t>en</w:t>
      </w:r>
      <w:r w:rsidRPr="008F2ADE">
        <w:rPr>
          <w:rFonts w:ascii="Times New Roman" w:hAnsi="Times New Roman" w:cs="Times New Roman"/>
          <w:sz w:val="20"/>
          <w:szCs w:val="20"/>
        </w:rPr>
        <w:t xml:space="preserve"> la Subestación Santas Vainas de CNEL, Esmeraldas. Cada línea soporta </w:t>
      </w:r>
      <w:r>
        <w:rPr>
          <w:rFonts w:ascii="Times New Roman" w:hAnsi="Times New Roman" w:cs="Times New Roman"/>
          <w:sz w:val="20"/>
          <w:szCs w:val="20"/>
        </w:rPr>
        <w:t>hasta 5 amperios</w:t>
      </w:r>
      <w:r w:rsidRPr="008F2ADE">
        <w:rPr>
          <w:rFonts w:ascii="Times New Roman" w:hAnsi="Times New Roman" w:cs="Times New Roman"/>
          <w:sz w:val="20"/>
          <w:szCs w:val="20"/>
        </w:rPr>
        <w:t xml:space="preserve"> en corriente y </w:t>
      </w:r>
      <w:r>
        <w:rPr>
          <w:rFonts w:ascii="Times New Roman" w:hAnsi="Times New Roman" w:cs="Times New Roman"/>
          <w:sz w:val="20"/>
          <w:szCs w:val="20"/>
        </w:rPr>
        <w:t>240 voltios de tensión. La Figura 8</w:t>
      </w:r>
      <w:r w:rsidRPr="008F2ADE">
        <w:rPr>
          <w:rFonts w:ascii="Times New Roman" w:hAnsi="Times New Roman" w:cs="Times New Roman"/>
          <w:sz w:val="20"/>
          <w:szCs w:val="20"/>
        </w:rPr>
        <w:t xml:space="preserve"> muestra el proceso de medición en campo</w:t>
      </w:r>
      <w:r>
        <w:rPr>
          <w:rFonts w:ascii="Times New Roman" w:hAnsi="Times New Roman" w:cs="Times New Roman"/>
          <w:sz w:val="20"/>
          <w:szCs w:val="20"/>
        </w:rPr>
        <w:t>.</w:t>
      </w:r>
    </w:p>
    <w:p w14:paraId="305208C0" w14:textId="77777777" w:rsidR="00C825B3" w:rsidRDefault="00C825B3" w:rsidP="00647BCF">
      <w:pPr>
        <w:spacing w:after="0" w:line="240" w:lineRule="auto"/>
        <w:ind w:firstLine="284"/>
        <w:jc w:val="both"/>
        <w:rPr>
          <w:rFonts w:ascii="Times New Roman" w:hAnsi="Times New Roman" w:cs="Times New Roman"/>
          <w:sz w:val="20"/>
          <w:szCs w:val="20"/>
        </w:rPr>
      </w:pPr>
    </w:p>
    <w:p w14:paraId="36DB293E" w14:textId="139C1B03" w:rsidR="00C825B3" w:rsidRDefault="00C825B3" w:rsidP="00647BCF">
      <w:pPr>
        <w:spacing w:after="0" w:line="240" w:lineRule="auto"/>
        <w:jc w:val="both"/>
        <w:rPr>
          <w:rFonts w:ascii="Times New Roman" w:hAnsi="Times New Roman" w:cs="Times New Roman"/>
          <w:sz w:val="20"/>
          <w:szCs w:val="20"/>
        </w:rPr>
      </w:pPr>
      <w:r>
        <w:rPr>
          <w:noProof/>
          <w:lang w:val="en-US"/>
        </w:rPr>
        <w:drawing>
          <wp:inline distT="0" distB="0" distL="0" distR="0" wp14:anchorId="66C4F065" wp14:editId="0F34149F">
            <wp:extent cx="3077845" cy="1731010"/>
            <wp:effectExtent l="0" t="0" r="8255" b="254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77845" cy="1731010"/>
                    </a:xfrm>
                    <a:prstGeom prst="rect">
                      <a:avLst/>
                    </a:prstGeom>
                  </pic:spPr>
                </pic:pic>
              </a:graphicData>
            </a:graphic>
          </wp:inline>
        </w:drawing>
      </w:r>
    </w:p>
    <w:p w14:paraId="0A24AF4D" w14:textId="26D537AD" w:rsidR="008F2ADE" w:rsidRDefault="008F2ADE" w:rsidP="00647BCF">
      <w:pPr>
        <w:spacing w:after="0" w:line="240" w:lineRule="auto"/>
        <w:ind w:firstLine="284"/>
        <w:jc w:val="both"/>
        <w:rPr>
          <w:rFonts w:ascii="Times New Roman" w:hAnsi="Times New Roman" w:cs="Times New Roman"/>
          <w:sz w:val="20"/>
          <w:szCs w:val="20"/>
        </w:rPr>
      </w:pPr>
    </w:p>
    <w:p w14:paraId="25ECD96B" w14:textId="0A918008" w:rsidR="00C825B3" w:rsidRPr="00483D39" w:rsidRDefault="00C825B3" w:rsidP="00647BCF">
      <w:pPr>
        <w:pStyle w:val="ListParagraph"/>
        <w:widowControl w:val="0"/>
        <w:numPr>
          <w:ilvl w:val="0"/>
          <w:numId w:val="13"/>
        </w:numPr>
        <w:spacing w:after="120" w:line="240" w:lineRule="auto"/>
        <w:rPr>
          <w:rFonts w:ascii="Times New Roman" w:hAnsi="Times New Roman" w:cs="Times New Roman"/>
          <w:sz w:val="16"/>
          <w:szCs w:val="16"/>
        </w:rPr>
      </w:pPr>
      <w:r>
        <w:rPr>
          <w:rFonts w:ascii="Times New Roman" w:hAnsi="Times New Roman" w:cs="Times New Roman"/>
          <w:sz w:val="16"/>
          <w:szCs w:val="16"/>
        </w:rPr>
        <w:t>Prueba de monitoreo en una línea de distribución</w:t>
      </w:r>
      <w:r w:rsidRPr="00EC7B3A">
        <w:rPr>
          <w:rFonts w:ascii="Times New Roman" w:hAnsi="Times New Roman" w:cs="Times New Roman"/>
          <w:sz w:val="16"/>
          <w:szCs w:val="16"/>
        </w:rPr>
        <w:t>.</w:t>
      </w:r>
    </w:p>
    <w:p w14:paraId="5CC5A8E2" w14:textId="77777777" w:rsidR="00C825B3" w:rsidRDefault="00C825B3" w:rsidP="00647BCF">
      <w:pPr>
        <w:spacing w:after="0" w:line="240" w:lineRule="auto"/>
        <w:ind w:firstLine="284"/>
        <w:jc w:val="both"/>
        <w:rPr>
          <w:rFonts w:ascii="Times New Roman" w:hAnsi="Times New Roman" w:cs="Times New Roman"/>
          <w:sz w:val="20"/>
          <w:szCs w:val="20"/>
        </w:rPr>
      </w:pPr>
    </w:p>
    <w:p w14:paraId="2B730100" w14:textId="3472CB34" w:rsidR="008F2ADE" w:rsidRDefault="008F2ADE" w:rsidP="00647BCF">
      <w:pPr>
        <w:spacing w:after="0" w:line="240" w:lineRule="auto"/>
        <w:ind w:firstLine="284"/>
        <w:jc w:val="both"/>
        <w:rPr>
          <w:rFonts w:ascii="Times New Roman" w:hAnsi="Times New Roman" w:cs="Times New Roman"/>
          <w:sz w:val="20"/>
          <w:szCs w:val="20"/>
        </w:rPr>
      </w:pPr>
      <w:r>
        <w:rPr>
          <w:rFonts w:ascii="Times New Roman" w:hAnsi="Times New Roman" w:cs="Times New Roman"/>
          <w:sz w:val="20"/>
          <w:szCs w:val="20"/>
        </w:rPr>
        <w:t>Por otro lado, p</w:t>
      </w:r>
      <w:r w:rsidRPr="008F2ADE">
        <w:rPr>
          <w:rFonts w:ascii="Times New Roman" w:hAnsi="Times New Roman" w:cs="Times New Roman"/>
          <w:sz w:val="20"/>
          <w:szCs w:val="20"/>
        </w:rPr>
        <w:t>ara el monitoreo de la información se han utilizado elementos computacionales de gestión que corresponden a los dispositivos q</w:t>
      </w:r>
      <w:r w:rsidR="00C825B3">
        <w:rPr>
          <w:rFonts w:ascii="Times New Roman" w:hAnsi="Times New Roman" w:cs="Times New Roman"/>
          <w:sz w:val="20"/>
          <w:szCs w:val="20"/>
        </w:rPr>
        <w:t xml:space="preserve">ue puede conectarse a la red </w:t>
      </w:r>
      <w:proofErr w:type="spellStart"/>
      <w:r w:rsidR="00C825B3">
        <w:rPr>
          <w:rFonts w:ascii="Times New Roman" w:hAnsi="Times New Roman" w:cs="Times New Roman"/>
          <w:sz w:val="20"/>
          <w:szCs w:val="20"/>
        </w:rPr>
        <w:t>IdC</w:t>
      </w:r>
      <w:proofErr w:type="spellEnd"/>
      <w:r w:rsidRPr="008F2ADE">
        <w:rPr>
          <w:rFonts w:ascii="Times New Roman" w:hAnsi="Times New Roman" w:cs="Times New Roman"/>
          <w:sz w:val="20"/>
          <w:szCs w:val="20"/>
        </w:rPr>
        <w:t xml:space="preserve"> y desplegar la información en una interfaz gráfica como: ordenadores, </w:t>
      </w:r>
      <w:proofErr w:type="spellStart"/>
      <w:r w:rsidRPr="008F2ADE">
        <w:rPr>
          <w:rFonts w:ascii="Times New Roman" w:hAnsi="Times New Roman" w:cs="Times New Roman"/>
          <w:sz w:val="20"/>
          <w:szCs w:val="20"/>
        </w:rPr>
        <w:t>tablets</w:t>
      </w:r>
      <w:proofErr w:type="spellEnd"/>
      <w:r w:rsidRPr="008F2ADE">
        <w:rPr>
          <w:rFonts w:ascii="Times New Roman" w:hAnsi="Times New Roman" w:cs="Times New Roman"/>
          <w:sz w:val="20"/>
          <w:szCs w:val="20"/>
        </w:rPr>
        <w:t>, smartphones, entre otros. La interfaz de ingreso para verificar la información del prototipo admite varios dispositivos conectados simultáneamente al nodo concentrado</w:t>
      </w:r>
      <w:r>
        <w:rPr>
          <w:rFonts w:ascii="Times New Roman" w:hAnsi="Times New Roman" w:cs="Times New Roman"/>
          <w:sz w:val="20"/>
          <w:szCs w:val="20"/>
        </w:rPr>
        <w:t>r,</w:t>
      </w:r>
      <w:r w:rsidR="00C825B3">
        <w:rPr>
          <w:rFonts w:ascii="Times New Roman" w:hAnsi="Times New Roman" w:cs="Times New Roman"/>
          <w:sz w:val="20"/>
          <w:szCs w:val="20"/>
        </w:rPr>
        <w:t xml:space="preserve"> puesto que se requiere un acceso simple mediante servicios web usando un navegador como Google Chrome o </w:t>
      </w:r>
      <w:proofErr w:type="spellStart"/>
      <w:r w:rsidR="00C825B3">
        <w:rPr>
          <w:rFonts w:ascii="Times New Roman" w:hAnsi="Times New Roman" w:cs="Times New Roman"/>
          <w:sz w:val="20"/>
          <w:szCs w:val="20"/>
        </w:rPr>
        <w:t>FileFox</w:t>
      </w:r>
      <w:proofErr w:type="spellEnd"/>
      <w:r>
        <w:rPr>
          <w:rFonts w:ascii="Times New Roman" w:hAnsi="Times New Roman" w:cs="Times New Roman"/>
          <w:sz w:val="20"/>
          <w:szCs w:val="20"/>
        </w:rPr>
        <w:t xml:space="preserve"> tal como muestra la </w:t>
      </w:r>
      <w:commentRangeStart w:id="23"/>
      <w:r>
        <w:rPr>
          <w:rFonts w:ascii="Times New Roman" w:hAnsi="Times New Roman" w:cs="Times New Roman"/>
          <w:sz w:val="20"/>
          <w:szCs w:val="20"/>
        </w:rPr>
        <w:t>Figura 9</w:t>
      </w:r>
      <w:commentRangeEnd w:id="23"/>
      <w:r w:rsidR="004B79D9">
        <w:rPr>
          <w:rStyle w:val="CommentReference"/>
        </w:rPr>
        <w:commentReference w:id="23"/>
      </w:r>
      <w:r>
        <w:rPr>
          <w:rFonts w:ascii="Times New Roman" w:hAnsi="Times New Roman" w:cs="Times New Roman"/>
          <w:sz w:val="20"/>
          <w:szCs w:val="20"/>
        </w:rPr>
        <w:t>.</w:t>
      </w:r>
    </w:p>
    <w:p w14:paraId="65E8D985" w14:textId="77777777" w:rsidR="008F2ADE" w:rsidRDefault="008F2ADE" w:rsidP="00647BCF">
      <w:pPr>
        <w:spacing w:after="0" w:line="240" w:lineRule="auto"/>
        <w:ind w:firstLine="284"/>
        <w:jc w:val="both"/>
        <w:rPr>
          <w:rFonts w:ascii="Times New Roman" w:hAnsi="Times New Roman" w:cs="Times New Roman"/>
          <w:sz w:val="20"/>
          <w:szCs w:val="20"/>
        </w:rPr>
      </w:pPr>
    </w:p>
    <w:p w14:paraId="589EC704" w14:textId="02FAC057" w:rsidR="008F2ADE" w:rsidRDefault="008F2ADE" w:rsidP="00647BCF">
      <w:pPr>
        <w:spacing w:after="0" w:line="240" w:lineRule="auto"/>
        <w:jc w:val="both"/>
        <w:rPr>
          <w:rFonts w:ascii="Times New Roman" w:hAnsi="Times New Roman" w:cs="Times New Roman"/>
          <w:sz w:val="20"/>
          <w:szCs w:val="20"/>
        </w:rPr>
      </w:pPr>
      <w:r w:rsidRPr="00A77899">
        <w:rPr>
          <w:noProof/>
          <w:lang w:val="en-US"/>
        </w:rPr>
        <w:drawing>
          <wp:inline distT="0" distB="0" distL="0" distR="0" wp14:anchorId="5E45D226" wp14:editId="361CFE07">
            <wp:extent cx="3077845" cy="1579250"/>
            <wp:effectExtent l="0" t="0" r="8255" b="190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2" cstate="print">
                      <a:extLst>
                        <a:ext uri="{28A0092B-C50C-407E-A947-70E740481C1C}">
                          <a14:useLocalDpi xmlns:a14="http://schemas.microsoft.com/office/drawing/2010/main" val="0"/>
                        </a:ext>
                      </a:extLst>
                    </a:blip>
                    <a:srcRect l="6042" r="6172"/>
                    <a:stretch>
                      <a:fillRect/>
                    </a:stretch>
                  </pic:blipFill>
                  <pic:spPr bwMode="auto">
                    <a:xfrm>
                      <a:off x="0" y="0"/>
                      <a:ext cx="3077845" cy="1579250"/>
                    </a:xfrm>
                    <a:prstGeom prst="rect">
                      <a:avLst/>
                    </a:prstGeom>
                    <a:noFill/>
                    <a:ln>
                      <a:noFill/>
                    </a:ln>
                  </pic:spPr>
                </pic:pic>
              </a:graphicData>
            </a:graphic>
          </wp:inline>
        </w:drawing>
      </w:r>
    </w:p>
    <w:p w14:paraId="5A7EBB7E" w14:textId="4AEBC270" w:rsidR="008F2ADE" w:rsidRDefault="008F2ADE" w:rsidP="00647BCF">
      <w:pPr>
        <w:spacing w:after="0" w:line="240" w:lineRule="auto"/>
        <w:ind w:firstLine="284"/>
        <w:jc w:val="both"/>
        <w:rPr>
          <w:rFonts w:ascii="Times New Roman" w:hAnsi="Times New Roman" w:cs="Times New Roman"/>
          <w:sz w:val="20"/>
          <w:szCs w:val="20"/>
        </w:rPr>
      </w:pPr>
    </w:p>
    <w:p w14:paraId="0AE975E5" w14:textId="08D317C7" w:rsidR="00C825B3" w:rsidRPr="00483D39" w:rsidRDefault="00C825B3" w:rsidP="00647BCF">
      <w:pPr>
        <w:pStyle w:val="ListParagraph"/>
        <w:widowControl w:val="0"/>
        <w:numPr>
          <w:ilvl w:val="0"/>
          <w:numId w:val="13"/>
        </w:numPr>
        <w:spacing w:after="120" w:line="240" w:lineRule="auto"/>
        <w:rPr>
          <w:rFonts w:ascii="Times New Roman" w:hAnsi="Times New Roman" w:cs="Times New Roman"/>
          <w:sz w:val="16"/>
          <w:szCs w:val="16"/>
        </w:rPr>
      </w:pPr>
      <w:r>
        <w:rPr>
          <w:rFonts w:ascii="Times New Roman" w:hAnsi="Times New Roman" w:cs="Times New Roman"/>
          <w:sz w:val="16"/>
          <w:szCs w:val="16"/>
        </w:rPr>
        <w:t xml:space="preserve">Interfaces de usuario con la aplicación de monitoreo desarrollado en la herramienta </w:t>
      </w:r>
      <w:proofErr w:type="spellStart"/>
      <w:r>
        <w:rPr>
          <w:rFonts w:ascii="Times New Roman" w:hAnsi="Times New Roman" w:cs="Times New Roman"/>
          <w:sz w:val="16"/>
          <w:szCs w:val="16"/>
        </w:rPr>
        <w:t>NodeRED</w:t>
      </w:r>
      <w:proofErr w:type="spellEnd"/>
      <w:r w:rsidRPr="00EC7B3A">
        <w:rPr>
          <w:rFonts w:ascii="Times New Roman" w:hAnsi="Times New Roman" w:cs="Times New Roman"/>
          <w:sz w:val="16"/>
          <w:szCs w:val="16"/>
        </w:rPr>
        <w:t>.</w:t>
      </w:r>
    </w:p>
    <w:p w14:paraId="44323B4E" w14:textId="657B6B76" w:rsidR="00571C88" w:rsidRPr="00EC7B3A" w:rsidRDefault="008F2ADE" w:rsidP="00013161">
      <w:pPr>
        <w:pStyle w:val="ListParagraph"/>
        <w:numPr>
          <w:ilvl w:val="0"/>
          <w:numId w:val="2"/>
        </w:numPr>
        <w:spacing w:before="240" w:after="120" w:line="240" w:lineRule="auto"/>
        <w:ind w:left="425" w:hanging="425"/>
        <w:contextualSpacing w:val="0"/>
        <w:jc w:val="center"/>
        <w:rPr>
          <w:rFonts w:ascii="Times New Roman" w:hAnsi="Times New Roman" w:cs="Times New Roman"/>
          <w:smallCaps/>
          <w:sz w:val="20"/>
        </w:rPr>
      </w:pPr>
      <w:r>
        <w:rPr>
          <w:rFonts w:ascii="Times New Roman" w:hAnsi="Times New Roman" w:cs="Times New Roman"/>
          <w:smallCaps/>
          <w:sz w:val="20"/>
        </w:rPr>
        <w:t>Análisis de Resultados</w:t>
      </w:r>
    </w:p>
    <w:p w14:paraId="54ABD4BF" w14:textId="1F0880AD" w:rsidR="00D15A83" w:rsidRPr="00D15A83" w:rsidRDefault="00D15A83" w:rsidP="00D15A83">
      <w:pPr>
        <w:spacing w:after="60" w:line="240" w:lineRule="auto"/>
        <w:ind w:firstLine="142"/>
        <w:jc w:val="both"/>
        <w:rPr>
          <w:rFonts w:ascii="Times New Roman" w:hAnsi="Times New Roman" w:cs="Times New Roman"/>
          <w:sz w:val="20"/>
          <w:szCs w:val="20"/>
        </w:rPr>
      </w:pPr>
      <w:r w:rsidRPr="00D15A83">
        <w:rPr>
          <w:rFonts w:ascii="Times New Roman" w:hAnsi="Times New Roman" w:cs="Times New Roman"/>
          <w:sz w:val="20"/>
          <w:szCs w:val="20"/>
        </w:rPr>
        <w:t xml:space="preserve">En esta sección se presentan los resultados obtenidos de pruebas experimentales del Sistema TAL en líneas de distribución. Por otro lado, la información almacenada en la base permite analizar el comportamiento de la red de distribución en un ciclo determinado, así como se pueden generar informes del consumo y de las alertas generadas. </w:t>
      </w:r>
    </w:p>
    <w:p w14:paraId="36D5D18A" w14:textId="786AD0F4" w:rsidR="00D15A83" w:rsidRDefault="00D15A83" w:rsidP="00D15A83">
      <w:pPr>
        <w:spacing w:after="60" w:line="240" w:lineRule="auto"/>
        <w:ind w:firstLine="142"/>
        <w:jc w:val="both"/>
        <w:rPr>
          <w:rFonts w:ascii="Times New Roman" w:hAnsi="Times New Roman" w:cs="Times New Roman"/>
          <w:sz w:val="20"/>
          <w:szCs w:val="20"/>
        </w:rPr>
      </w:pPr>
      <w:commentRangeStart w:id="24"/>
      <w:r>
        <w:rPr>
          <w:rFonts w:ascii="Times New Roman" w:hAnsi="Times New Roman" w:cs="Times New Roman"/>
          <w:sz w:val="20"/>
          <w:szCs w:val="20"/>
        </w:rPr>
        <w:t>La Tabla I</w:t>
      </w:r>
      <w:r w:rsidRPr="00D15A83">
        <w:rPr>
          <w:rFonts w:ascii="Times New Roman" w:hAnsi="Times New Roman" w:cs="Times New Roman"/>
          <w:sz w:val="20"/>
          <w:szCs w:val="20"/>
        </w:rPr>
        <w:t xml:space="preserve"> </w:t>
      </w:r>
      <w:commentRangeEnd w:id="24"/>
      <w:r w:rsidR="004B79D9">
        <w:rPr>
          <w:rStyle w:val="CommentReference"/>
        </w:rPr>
        <w:commentReference w:id="24"/>
      </w:r>
      <w:r w:rsidRPr="00D15A83">
        <w:rPr>
          <w:rFonts w:ascii="Times New Roman" w:hAnsi="Times New Roman" w:cs="Times New Roman"/>
          <w:sz w:val="20"/>
          <w:szCs w:val="20"/>
        </w:rPr>
        <w:t>muestra los resultados obtenidos luego de realizar cálculos utilizando fórmulas estadísticas para determinar la confiabilidad de lectura del sistema implementado a una tensión fija de 120 VAC en cada línea. Estos cálculos se basaron en la información contenida en la base de datos del proyecto en un ciclo de 2 horas. Para un análisis extendido, los cálculos pueden tener cambios de acuerdo a las condiciones del comportamiento de la red eléctrica. Estos cálculos pueden ser mostrados en el transcurso de un día, una semana, un mes o anualmente</w:t>
      </w:r>
      <w:r>
        <w:rPr>
          <w:rFonts w:ascii="Times New Roman" w:hAnsi="Times New Roman" w:cs="Times New Roman"/>
          <w:sz w:val="20"/>
          <w:szCs w:val="20"/>
        </w:rPr>
        <w:t>.</w:t>
      </w:r>
    </w:p>
    <w:p w14:paraId="3FB50E7D" w14:textId="77777777" w:rsidR="00943881" w:rsidRDefault="00943881" w:rsidP="00943881">
      <w:pPr>
        <w:spacing w:before="240" w:after="120" w:line="240" w:lineRule="auto"/>
        <w:contextualSpacing/>
        <w:jc w:val="center"/>
        <w:rPr>
          <w:rFonts w:ascii="Times New Roman" w:hAnsi="Times New Roman" w:cs="Times New Roman"/>
          <w:smallCaps/>
          <w:sz w:val="16"/>
        </w:rPr>
      </w:pPr>
      <w:r w:rsidRPr="00EC7B3A">
        <w:rPr>
          <w:rFonts w:ascii="Times New Roman" w:hAnsi="Times New Roman" w:cs="Times New Roman"/>
          <w:smallCaps/>
          <w:sz w:val="16"/>
        </w:rPr>
        <w:t>Tabla I</w:t>
      </w:r>
    </w:p>
    <w:p w14:paraId="1FF9AA21" w14:textId="035D5177" w:rsidR="00943881" w:rsidRDefault="003D09AE" w:rsidP="00943881">
      <w:pPr>
        <w:spacing w:before="240" w:after="120" w:line="240" w:lineRule="auto"/>
        <w:contextualSpacing/>
        <w:jc w:val="center"/>
        <w:rPr>
          <w:rFonts w:ascii="Times New Roman" w:hAnsi="Times New Roman" w:cs="Times New Roman"/>
          <w:smallCaps/>
          <w:sz w:val="16"/>
        </w:rPr>
      </w:pPr>
      <w:r>
        <w:rPr>
          <w:rFonts w:ascii="Times New Roman" w:hAnsi="Times New Roman" w:cs="Times New Roman"/>
          <w:smallCaps/>
          <w:sz w:val="16"/>
        </w:rPr>
        <w:t>Medición de Consumos en el Canal 1</w:t>
      </w:r>
    </w:p>
    <w:p w14:paraId="7DF8015F" w14:textId="77777777" w:rsidR="00943881" w:rsidRPr="00EC7B3A" w:rsidRDefault="00943881" w:rsidP="00943881">
      <w:pPr>
        <w:spacing w:after="0" w:line="240" w:lineRule="auto"/>
        <w:ind w:firstLine="284"/>
        <w:jc w:val="both"/>
        <w:rPr>
          <w:rFonts w:ascii="Times New Roman" w:hAnsi="Times New Roman" w:cs="Times New Roman"/>
          <w:sz w:val="20"/>
          <w:szCs w:val="20"/>
        </w:rPr>
      </w:pPr>
    </w:p>
    <w:tbl>
      <w:tblPr>
        <w:tblW w:w="4111" w:type="dxa"/>
        <w:jc w:val="center"/>
        <w:tblLook w:val="04A0" w:firstRow="1" w:lastRow="0" w:firstColumn="1" w:lastColumn="0" w:noHBand="0" w:noVBand="1"/>
      </w:tblPr>
      <w:tblGrid>
        <w:gridCol w:w="1560"/>
        <w:gridCol w:w="850"/>
        <w:gridCol w:w="851"/>
        <w:gridCol w:w="850"/>
      </w:tblGrid>
      <w:tr w:rsidR="00E75302" w:rsidRPr="00647BCF" w14:paraId="4CAB8408" w14:textId="77777777" w:rsidTr="00647BCF">
        <w:trPr>
          <w:trHeight w:val="288"/>
          <w:jc w:val="center"/>
        </w:trPr>
        <w:tc>
          <w:tcPr>
            <w:tcW w:w="1560" w:type="dxa"/>
            <w:tcBorders>
              <w:top w:val="double" w:sz="4" w:space="0" w:color="auto"/>
              <w:bottom w:val="single" w:sz="4" w:space="0" w:color="auto"/>
            </w:tcBorders>
            <w:shd w:val="clear" w:color="auto" w:fill="auto"/>
            <w:noWrap/>
            <w:hideMark/>
          </w:tcPr>
          <w:p w14:paraId="62DF40A0" w14:textId="77777777" w:rsidR="00E75302" w:rsidRPr="00647BCF" w:rsidRDefault="00E75302" w:rsidP="00647BCF">
            <w:pPr>
              <w:spacing w:before="180" w:after="60" w:line="240" w:lineRule="auto"/>
              <w:jc w:val="center"/>
              <w:rPr>
                <w:rFonts w:ascii="Times New Roman" w:hAnsi="Times New Roman" w:cs="Times New Roman"/>
                <w:b/>
                <w:sz w:val="16"/>
              </w:rPr>
            </w:pPr>
            <w:r w:rsidRPr="00647BCF">
              <w:rPr>
                <w:rFonts w:ascii="Times New Roman" w:hAnsi="Times New Roman" w:cs="Times New Roman"/>
                <w:b/>
                <w:sz w:val="16"/>
              </w:rPr>
              <w:t> Parámetro</w:t>
            </w:r>
          </w:p>
        </w:tc>
        <w:tc>
          <w:tcPr>
            <w:tcW w:w="850" w:type="dxa"/>
            <w:tcBorders>
              <w:top w:val="double" w:sz="4" w:space="0" w:color="auto"/>
              <w:bottom w:val="single" w:sz="4" w:space="0" w:color="auto"/>
            </w:tcBorders>
            <w:shd w:val="clear" w:color="auto" w:fill="auto"/>
          </w:tcPr>
          <w:p w14:paraId="29BF2473" w14:textId="77777777" w:rsidR="00E75302" w:rsidRPr="00647BCF" w:rsidRDefault="00E75302" w:rsidP="00647BCF">
            <w:pPr>
              <w:spacing w:before="180" w:after="60" w:line="240" w:lineRule="auto"/>
              <w:jc w:val="center"/>
              <w:rPr>
                <w:rFonts w:ascii="Times New Roman" w:hAnsi="Times New Roman" w:cs="Times New Roman"/>
                <w:b/>
                <w:sz w:val="16"/>
              </w:rPr>
            </w:pPr>
            <w:r w:rsidRPr="00647BCF">
              <w:rPr>
                <w:rFonts w:ascii="Times New Roman" w:hAnsi="Times New Roman" w:cs="Times New Roman"/>
                <w:b/>
                <w:sz w:val="16"/>
              </w:rPr>
              <w:t>IL1 [A]</w:t>
            </w:r>
          </w:p>
        </w:tc>
        <w:tc>
          <w:tcPr>
            <w:tcW w:w="851" w:type="dxa"/>
            <w:tcBorders>
              <w:top w:val="double" w:sz="4" w:space="0" w:color="auto"/>
              <w:bottom w:val="single" w:sz="4" w:space="0" w:color="auto"/>
            </w:tcBorders>
            <w:shd w:val="clear" w:color="auto" w:fill="auto"/>
          </w:tcPr>
          <w:p w14:paraId="24E61FF4" w14:textId="77777777" w:rsidR="00E75302" w:rsidRPr="00647BCF" w:rsidRDefault="00E75302" w:rsidP="00647BCF">
            <w:pPr>
              <w:spacing w:before="180" w:after="60" w:line="240" w:lineRule="auto"/>
              <w:jc w:val="center"/>
              <w:rPr>
                <w:rFonts w:ascii="Times New Roman" w:hAnsi="Times New Roman" w:cs="Times New Roman"/>
                <w:b/>
                <w:sz w:val="16"/>
              </w:rPr>
            </w:pPr>
            <w:r w:rsidRPr="00647BCF">
              <w:rPr>
                <w:rFonts w:ascii="Times New Roman" w:hAnsi="Times New Roman" w:cs="Times New Roman"/>
                <w:b/>
                <w:sz w:val="16"/>
              </w:rPr>
              <w:t>VL1 [V]</w:t>
            </w:r>
          </w:p>
        </w:tc>
        <w:tc>
          <w:tcPr>
            <w:tcW w:w="850" w:type="dxa"/>
            <w:tcBorders>
              <w:top w:val="double" w:sz="4" w:space="0" w:color="auto"/>
              <w:bottom w:val="single" w:sz="4" w:space="0" w:color="auto"/>
            </w:tcBorders>
            <w:shd w:val="clear" w:color="auto" w:fill="auto"/>
          </w:tcPr>
          <w:p w14:paraId="2B6494C1" w14:textId="77777777" w:rsidR="00E75302" w:rsidRPr="00647BCF" w:rsidRDefault="00E75302" w:rsidP="00647BCF">
            <w:pPr>
              <w:spacing w:before="180" w:after="60" w:line="240" w:lineRule="auto"/>
              <w:jc w:val="center"/>
              <w:rPr>
                <w:rFonts w:ascii="Times New Roman" w:hAnsi="Times New Roman" w:cs="Times New Roman"/>
                <w:b/>
                <w:sz w:val="16"/>
              </w:rPr>
            </w:pPr>
            <w:r w:rsidRPr="00647BCF">
              <w:rPr>
                <w:rFonts w:ascii="Times New Roman" w:hAnsi="Times New Roman" w:cs="Times New Roman"/>
                <w:b/>
                <w:sz w:val="16"/>
              </w:rPr>
              <w:t>PL1 [W]</w:t>
            </w:r>
          </w:p>
        </w:tc>
      </w:tr>
      <w:tr w:rsidR="00E75302" w:rsidRPr="00647BCF" w14:paraId="0E500A39" w14:textId="77777777" w:rsidTr="00647BCF">
        <w:trPr>
          <w:trHeight w:val="288"/>
          <w:jc w:val="center"/>
        </w:trPr>
        <w:tc>
          <w:tcPr>
            <w:tcW w:w="1560" w:type="dxa"/>
            <w:tcBorders>
              <w:top w:val="single" w:sz="4" w:space="0" w:color="auto"/>
            </w:tcBorders>
            <w:shd w:val="clear" w:color="auto" w:fill="auto"/>
            <w:noWrap/>
            <w:hideMark/>
          </w:tcPr>
          <w:p w14:paraId="6AF51187" w14:textId="77777777" w:rsidR="00E75302" w:rsidRPr="00647BCF" w:rsidRDefault="00E75302" w:rsidP="003D09AE">
            <w:pPr>
              <w:rPr>
                <w:rFonts w:ascii="Times New Roman" w:hAnsi="Times New Roman" w:cs="Times New Roman"/>
                <w:color w:val="000000"/>
                <w:sz w:val="16"/>
                <w:szCs w:val="16"/>
                <w:lang w:eastAsia="es-EC"/>
              </w:rPr>
            </w:pPr>
            <w:r w:rsidRPr="00647BCF">
              <w:rPr>
                <w:rFonts w:ascii="Times New Roman" w:hAnsi="Times New Roman" w:cs="Times New Roman"/>
                <w:bCs/>
                <w:color w:val="000000"/>
                <w:sz w:val="16"/>
                <w:szCs w:val="16"/>
                <w:lang w:eastAsia="es-EC"/>
              </w:rPr>
              <w:t>Mediana</w:t>
            </w:r>
          </w:p>
        </w:tc>
        <w:tc>
          <w:tcPr>
            <w:tcW w:w="850" w:type="dxa"/>
            <w:tcBorders>
              <w:top w:val="single" w:sz="4" w:space="0" w:color="auto"/>
            </w:tcBorders>
            <w:shd w:val="clear" w:color="auto" w:fill="auto"/>
          </w:tcPr>
          <w:p w14:paraId="56AE5417" w14:textId="77777777" w:rsidR="00E75302" w:rsidRPr="00647BCF" w:rsidRDefault="00E75302" w:rsidP="003D09AE">
            <w:pPr>
              <w:jc w:val="center"/>
              <w:rPr>
                <w:rFonts w:ascii="Times New Roman" w:hAnsi="Times New Roman" w:cs="Times New Roman"/>
                <w:color w:val="000000"/>
                <w:sz w:val="16"/>
                <w:szCs w:val="16"/>
                <w:lang w:eastAsia="es-EC"/>
              </w:rPr>
            </w:pPr>
            <w:r w:rsidRPr="00647BCF">
              <w:rPr>
                <w:rFonts w:ascii="Times New Roman" w:hAnsi="Times New Roman"/>
                <w:color w:val="000000"/>
                <w:sz w:val="16"/>
                <w:szCs w:val="16"/>
                <w:lang w:eastAsia="es-EC"/>
              </w:rPr>
              <w:t xml:space="preserve">1,94 </w:t>
            </w:r>
          </w:p>
        </w:tc>
        <w:tc>
          <w:tcPr>
            <w:tcW w:w="851" w:type="dxa"/>
            <w:tcBorders>
              <w:top w:val="single" w:sz="4" w:space="0" w:color="auto"/>
            </w:tcBorders>
            <w:shd w:val="clear" w:color="auto" w:fill="auto"/>
          </w:tcPr>
          <w:p w14:paraId="78DCCD7E" w14:textId="77777777" w:rsidR="00E75302" w:rsidRPr="00647BCF" w:rsidRDefault="00E75302" w:rsidP="003D09AE">
            <w:pPr>
              <w:jc w:val="center"/>
              <w:rPr>
                <w:rFonts w:ascii="Times New Roman" w:hAnsi="Times New Roman" w:cs="Times New Roman"/>
                <w:color w:val="000000"/>
                <w:sz w:val="16"/>
                <w:szCs w:val="16"/>
                <w:lang w:eastAsia="es-EC"/>
              </w:rPr>
            </w:pPr>
            <w:r w:rsidRPr="00647BCF">
              <w:rPr>
                <w:rFonts w:ascii="Times New Roman" w:hAnsi="Times New Roman"/>
                <w:color w:val="000000"/>
                <w:sz w:val="16"/>
                <w:szCs w:val="16"/>
                <w:lang w:eastAsia="es-EC"/>
              </w:rPr>
              <w:t>119,8</w:t>
            </w:r>
          </w:p>
        </w:tc>
        <w:tc>
          <w:tcPr>
            <w:tcW w:w="850" w:type="dxa"/>
            <w:tcBorders>
              <w:top w:val="single" w:sz="4" w:space="0" w:color="auto"/>
            </w:tcBorders>
            <w:shd w:val="clear" w:color="auto" w:fill="auto"/>
          </w:tcPr>
          <w:p w14:paraId="49C4647E" w14:textId="77777777" w:rsidR="00E75302" w:rsidRPr="00647BCF" w:rsidRDefault="00E75302" w:rsidP="003D09AE">
            <w:pPr>
              <w:jc w:val="center"/>
              <w:rPr>
                <w:rFonts w:ascii="Times New Roman" w:hAnsi="Times New Roman" w:cs="Times New Roman"/>
                <w:color w:val="000000"/>
                <w:sz w:val="16"/>
                <w:szCs w:val="16"/>
                <w:lang w:eastAsia="es-EC"/>
              </w:rPr>
            </w:pPr>
            <w:r w:rsidRPr="00647BCF">
              <w:rPr>
                <w:rFonts w:ascii="Times New Roman" w:hAnsi="Times New Roman"/>
                <w:color w:val="000000"/>
                <w:sz w:val="16"/>
                <w:szCs w:val="16"/>
                <w:lang w:eastAsia="es-EC"/>
              </w:rPr>
              <w:t>232,41</w:t>
            </w:r>
          </w:p>
        </w:tc>
      </w:tr>
      <w:tr w:rsidR="00E75302" w:rsidRPr="00647BCF" w14:paraId="05E4E42B" w14:textId="77777777" w:rsidTr="00647BCF">
        <w:trPr>
          <w:trHeight w:val="288"/>
          <w:jc w:val="center"/>
        </w:trPr>
        <w:tc>
          <w:tcPr>
            <w:tcW w:w="1560" w:type="dxa"/>
            <w:shd w:val="clear" w:color="auto" w:fill="auto"/>
            <w:noWrap/>
            <w:hideMark/>
          </w:tcPr>
          <w:p w14:paraId="2FA4D505" w14:textId="77777777" w:rsidR="00E75302" w:rsidRPr="00647BCF" w:rsidRDefault="00E75302" w:rsidP="003D09AE">
            <w:pPr>
              <w:rPr>
                <w:rFonts w:ascii="Times New Roman" w:hAnsi="Times New Roman" w:cs="Times New Roman"/>
                <w:bCs/>
                <w:color w:val="000000"/>
                <w:sz w:val="16"/>
                <w:szCs w:val="16"/>
                <w:lang w:eastAsia="es-EC"/>
              </w:rPr>
            </w:pPr>
            <w:r w:rsidRPr="00647BCF">
              <w:rPr>
                <w:rFonts w:ascii="Times New Roman" w:hAnsi="Times New Roman" w:cs="Times New Roman"/>
                <w:bCs/>
                <w:color w:val="000000"/>
                <w:sz w:val="16"/>
                <w:szCs w:val="16"/>
                <w:lang w:eastAsia="es-EC"/>
              </w:rPr>
              <w:t>Media Aritmética</w:t>
            </w:r>
          </w:p>
        </w:tc>
        <w:tc>
          <w:tcPr>
            <w:tcW w:w="850" w:type="dxa"/>
            <w:shd w:val="clear" w:color="auto" w:fill="auto"/>
          </w:tcPr>
          <w:p w14:paraId="618CF004" w14:textId="77777777" w:rsidR="00E75302" w:rsidRPr="00647BCF" w:rsidRDefault="00E75302" w:rsidP="003D09AE">
            <w:pPr>
              <w:jc w:val="center"/>
              <w:rPr>
                <w:rFonts w:ascii="Times New Roman" w:hAnsi="Times New Roman" w:cs="Times New Roman"/>
                <w:color w:val="000000"/>
                <w:sz w:val="16"/>
                <w:szCs w:val="16"/>
                <w:lang w:eastAsia="es-EC"/>
              </w:rPr>
            </w:pPr>
            <w:r w:rsidRPr="00647BCF">
              <w:rPr>
                <w:rFonts w:ascii="Times New Roman" w:hAnsi="Times New Roman"/>
                <w:color w:val="000000"/>
                <w:sz w:val="16"/>
                <w:szCs w:val="16"/>
                <w:lang w:eastAsia="es-EC"/>
              </w:rPr>
              <w:t xml:space="preserve">1,93 </w:t>
            </w:r>
          </w:p>
        </w:tc>
        <w:tc>
          <w:tcPr>
            <w:tcW w:w="851" w:type="dxa"/>
            <w:shd w:val="clear" w:color="auto" w:fill="auto"/>
          </w:tcPr>
          <w:p w14:paraId="76E0A310" w14:textId="77777777" w:rsidR="00E75302" w:rsidRPr="00647BCF" w:rsidRDefault="00E75302" w:rsidP="003D09AE">
            <w:pPr>
              <w:jc w:val="center"/>
              <w:rPr>
                <w:rFonts w:ascii="Times New Roman" w:hAnsi="Times New Roman" w:cs="Times New Roman"/>
                <w:color w:val="000000"/>
                <w:sz w:val="16"/>
                <w:szCs w:val="16"/>
                <w:lang w:eastAsia="es-EC"/>
              </w:rPr>
            </w:pPr>
            <w:r w:rsidRPr="00647BCF">
              <w:rPr>
                <w:rFonts w:ascii="Times New Roman" w:hAnsi="Times New Roman"/>
                <w:color w:val="000000"/>
                <w:sz w:val="16"/>
                <w:szCs w:val="16"/>
                <w:lang w:eastAsia="es-EC"/>
              </w:rPr>
              <w:t>120,1</w:t>
            </w:r>
          </w:p>
        </w:tc>
        <w:tc>
          <w:tcPr>
            <w:tcW w:w="850" w:type="dxa"/>
            <w:shd w:val="clear" w:color="auto" w:fill="auto"/>
          </w:tcPr>
          <w:p w14:paraId="22DCA64F" w14:textId="77777777" w:rsidR="00E75302" w:rsidRPr="00647BCF" w:rsidRDefault="00E75302" w:rsidP="003D09AE">
            <w:pPr>
              <w:jc w:val="center"/>
              <w:rPr>
                <w:rFonts w:ascii="Times New Roman" w:hAnsi="Times New Roman" w:cs="Times New Roman"/>
                <w:color w:val="000000"/>
                <w:sz w:val="16"/>
                <w:szCs w:val="16"/>
                <w:lang w:eastAsia="es-EC"/>
              </w:rPr>
            </w:pPr>
            <w:r w:rsidRPr="00647BCF">
              <w:rPr>
                <w:rFonts w:ascii="Times New Roman" w:hAnsi="Times New Roman"/>
                <w:color w:val="000000"/>
                <w:sz w:val="16"/>
                <w:szCs w:val="16"/>
                <w:lang w:eastAsia="es-EC"/>
              </w:rPr>
              <w:t>231,79</w:t>
            </w:r>
          </w:p>
        </w:tc>
      </w:tr>
      <w:tr w:rsidR="00E75302" w:rsidRPr="00647BCF" w14:paraId="7C78FF32" w14:textId="77777777" w:rsidTr="00647BCF">
        <w:trPr>
          <w:trHeight w:val="288"/>
          <w:jc w:val="center"/>
        </w:trPr>
        <w:tc>
          <w:tcPr>
            <w:tcW w:w="1560" w:type="dxa"/>
            <w:shd w:val="clear" w:color="auto" w:fill="auto"/>
            <w:noWrap/>
            <w:hideMark/>
          </w:tcPr>
          <w:p w14:paraId="3911F354" w14:textId="77777777" w:rsidR="00E75302" w:rsidRPr="00647BCF" w:rsidRDefault="00E75302" w:rsidP="003D09AE">
            <w:pPr>
              <w:rPr>
                <w:rFonts w:ascii="Times New Roman" w:hAnsi="Times New Roman" w:cs="Times New Roman"/>
                <w:color w:val="000000"/>
                <w:sz w:val="16"/>
                <w:szCs w:val="16"/>
                <w:lang w:eastAsia="es-EC"/>
              </w:rPr>
            </w:pPr>
            <w:r w:rsidRPr="00647BCF">
              <w:rPr>
                <w:rFonts w:ascii="Times New Roman" w:hAnsi="Times New Roman" w:cs="Times New Roman"/>
                <w:bCs/>
                <w:color w:val="000000"/>
                <w:sz w:val="16"/>
                <w:szCs w:val="16"/>
                <w:lang w:eastAsia="es-EC"/>
              </w:rPr>
              <w:t>Moda</w:t>
            </w:r>
          </w:p>
        </w:tc>
        <w:tc>
          <w:tcPr>
            <w:tcW w:w="850" w:type="dxa"/>
            <w:shd w:val="clear" w:color="auto" w:fill="auto"/>
          </w:tcPr>
          <w:p w14:paraId="00B0AFB7" w14:textId="77777777" w:rsidR="00E75302" w:rsidRPr="00647BCF" w:rsidRDefault="00E75302" w:rsidP="003D09AE">
            <w:pPr>
              <w:jc w:val="center"/>
              <w:rPr>
                <w:rFonts w:ascii="Times New Roman" w:hAnsi="Times New Roman" w:cs="Times New Roman"/>
                <w:color w:val="000000"/>
                <w:sz w:val="16"/>
                <w:szCs w:val="16"/>
                <w:lang w:eastAsia="es-EC"/>
              </w:rPr>
            </w:pPr>
            <w:r w:rsidRPr="00647BCF">
              <w:rPr>
                <w:rFonts w:ascii="Times New Roman" w:hAnsi="Times New Roman"/>
                <w:color w:val="000000"/>
                <w:sz w:val="16"/>
                <w:szCs w:val="16"/>
                <w:lang w:eastAsia="es-EC"/>
              </w:rPr>
              <w:t xml:space="preserve">1,94 </w:t>
            </w:r>
          </w:p>
        </w:tc>
        <w:tc>
          <w:tcPr>
            <w:tcW w:w="851" w:type="dxa"/>
            <w:shd w:val="clear" w:color="auto" w:fill="auto"/>
          </w:tcPr>
          <w:p w14:paraId="1551BCED" w14:textId="77777777" w:rsidR="00E75302" w:rsidRPr="00647BCF" w:rsidRDefault="00E75302" w:rsidP="003D09AE">
            <w:pPr>
              <w:jc w:val="center"/>
              <w:rPr>
                <w:rFonts w:ascii="Times New Roman" w:hAnsi="Times New Roman" w:cs="Times New Roman"/>
                <w:color w:val="000000"/>
                <w:sz w:val="16"/>
                <w:szCs w:val="16"/>
                <w:lang w:eastAsia="es-EC"/>
              </w:rPr>
            </w:pPr>
            <w:r w:rsidRPr="00647BCF">
              <w:rPr>
                <w:rFonts w:ascii="Times New Roman" w:hAnsi="Times New Roman"/>
                <w:color w:val="000000"/>
                <w:sz w:val="16"/>
                <w:szCs w:val="16"/>
                <w:lang w:eastAsia="es-EC"/>
              </w:rPr>
              <w:t>0,77</w:t>
            </w:r>
          </w:p>
        </w:tc>
        <w:tc>
          <w:tcPr>
            <w:tcW w:w="850" w:type="dxa"/>
            <w:shd w:val="clear" w:color="auto" w:fill="auto"/>
          </w:tcPr>
          <w:p w14:paraId="7BC98179" w14:textId="34D78F00" w:rsidR="00E75302" w:rsidRPr="00647BCF" w:rsidRDefault="003D09AE" w:rsidP="003D09AE">
            <w:pPr>
              <w:jc w:val="center"/>
              <w:rPr>
                <w:rFonts w:ascii="Times New Roman" w:hAnsi="Times New Roman" w:cs="Times New Roman"/>
                <w:color w:val="000000"/>
                <w:sz w:val="16"/>
                <w:szCs w:val="16"/>
                <w:lang w:eastAsia="es-EC"/>
              </w:rPr>
            </w:pPr>
            <w:r w:rsidRPr="00647BCF">
              <w:rPr>
                <w:rFonts w:ascii="Times New Roman" w:hAnsi="Times New Roman"/>
                <w:color w:val="000000"/>
                <w:sz w:val="16"/>
                <w:szCs w:val="16"/>
                <w:lang w:eastAsia="es-EC"/>
              </w:rPr>
              <w:t>231</w:t>
            </w:r>
            <w:r w:rsidR="00E75302" w:rsidRPr="00647BCF">
              <w:rPr>
                <w:rFonts w:ascii="Times New Roman" w:hAnsi="Times New Roman"/>
                <w:color w:val="000000"/>
                <w:sz w:val="16"/>
                <w:szCs w:val="16"/>
                <w:lang w:eastAsia="es-EC"/>
              </w:rPr>
              <w:t>, 93</w:t>
            </w:r>
          </w:p>
        </w:tc>
      </w:tr>
      <w:tr w:rsidR="00E75302" w:rsidRPr="00647BCF" w14:paraId="76702760" w14:textId="77777777" w:rsidTr="00647BCF">
        <w:trPr>
          <w:trHeight w:val="288"/>
          <w:jc w:val="center"/>
        </w:trPr>
        <w:tc>
          <w:tcPr>
            <w:tcW w:w="1560" w:type="dxa"/>
            <w:shd w:val="clear" w:color="auto" w:fill="auto"/>
            <w:noWrap/>
            <w:hideMark/>
          </w:tcPr>
          <w:p w14:paraId="48E3098A" w14:textId="77777777" w:rsidR="00E75302" w:rsidRPr="00647BCF" w:rsidRDefault="00E75302" w:rsidP="003D09AE">
            <w:pPr>
              <w:rPr>
                <w:rFonts w:ascii="Times New Roman" w:hAnsi="Times New Roman" w:cs="Times New Roman"/>
                <w:bCs/>
                <w:color w:val="000000"/>
                <w:sz w:val="16"/>
                <w:szCs w:val="16"/>
                <w:lang w:eastAsia="es-EC"/>
              </w:rPr>
            </w:pPr>
            <w:r w:rsidRPr="00647BCF">
              <w:rPr>
                <w:rFonts w:ascii="Times New Roman" w:hAnsi="Times New Roman" w:cs="Times New Roman"/>
                <w:bCs/>
                <w:color w:val="000000"/>
                <w:sz w:val="16"/>
                <w:szCs w:val="16"/>
                <w:lang w:eastAsia="es-EC"/>
              </w:rPr>
              <w:t>Desviación Estándar</w:t>
            </w:r>
          </w:p>
        </w:tc>
        <w:tc>
          <w:tcPr>
            <w:tcW w:w="850" w:type="dxa"/>
            <w:shd w:val="clear" w:color="auto" w:fill="auto"/>
          </w:tcPr>
          <w:p w14:paraId="48F1CE05" w14:textId="77777777" w:rsidR="00E75302" w:rsidRPr="00647BCF" w:rsidRDefault="00E75302" w:rsidP="003D09AE">
            <w:pPr>
              <w:jc w:val="center"/>
              <w:rPr>
                <w:rFonts w:ascii="Times New Roman" w:hAnsi="Times New Roman" w:cs="Times New Roman"/>
                <w:color w:val="000000"/>
                <w:sz w:val="16"/>
                <w:szCs w:val="16"/>
                <w:lang w:eastAsia="es-EC"/>
              </w:rPr>
            </w:pPr>
            <w:r w:rsidRPr="00647BCF">
              <w:rPr>
                <w:rFonts w:ascii="Times New Roman" w:hAnsi="Times New Roman" w:cs="Times New Roman"/>
                <w:color w:val="000000"/>
                <w:sz w:val="16"/>
                <w:szCs w:val="16"/>
                <w:lang w:eastAsia="es-EC"/>
              </w:rPr>
              <w:t>0,39</w:t>
            </w:r>
          </w:p>
        </w:tc>
        <w:tc>
          <w:tcPr>
            <w:tcW w:w="851" w:type="dxa"/>
            <w:shd w:val="clear" w:color="auto" w:fill="auto"/>
          </w:tcPr>
          <w:p w14:paraId="7F797C51" w14:textId="77777777" w:rsidR="00E75302" w:rsidRPr="00647BCF" w:rsidRDefault="00E75302" w:rsidP="003D09AE">
            <w:pPr>
              <w:jc w:val="center"/>
              <w:rPr>
                <w:rFonts w:ascii="Times New Roman" w:hAnsi="Times New Roman" w:cs="Times New Roman"/>
                <w:color w:val="000000"/>
                <w:sz w:val="16"/>
                <w:szCs w:val="16"/>
                <w:lang w:eastAsia="es-EC"/>
              </w:rPr>
            </w:pPr>
            <w:r w:rsidRPr="00647BCF">
              <w:rPr>
                <w:rFonts w:ascii="Times New Roman" w:hAnsi="Times New Roman"/>
                <w:color w:val="000000"/>
                <w:sz w:val="16"/>
                <w:szCs w:val="16"/>
                <w:lang w:eastAsia="es-EC"/>
              </w:rPr>
              <w:t>0</w:t>
            </w:r>
            <w:r w:rsidRPr="00647BCF">
              <w:rPr>
                <w:rFonts w:ascii="Times New Roman" w:hAnsi="Times New Roman" w:cs="Times New Roman"/>
                <w:color w:val="000000"/>
                <w:sz w:val="16"/>
                <w:szCs w:val="16"/>
                <w:lang w:eastAsia="es-EC"/>
              </w:rPr>
              <w:t>,51</w:t>
            </w:r>
          </w:p>
        </w:tc>
        <w:tc>
          <w:tcPr>
            <w:tcW w:w="850" w:type="dxa"/>
            <w:shd w:val="clear" w:color="auto" w:fill="auto"/>
          </w:tcPr>
          <w:p w14:paraId="72A31BD8" w14:textId="77777777" w:rsidR="00E75302" w:rsidRPr="00647BCF" w:rsidRDefault="00E75302" w:rsidP="003D09AE">
            <w:pPr>
              <w:jc w:val="center"/>
              <w:rPr>
                <w:rFonts w:ascii="Times New Roman" w:hAnsi="Times New Roman" w:cs="Times New Roman"/>
                <w:color w:val="000000"/>
                <w:sz w:val="16"/>
                <w:szCs w:val="16"/>
                <w:lang w:eastAsia="es-EC"/>
              </w:rPr>
            </w:pPr>
            <w:r w:rsidRPr="00647BCF">
              <w:rPr>
                <w:rFonts w:ascii="Times New Roman" w:hAnsi="Times New Roman" w:cs="Times New Roman"/>
                <w:color w:val="000000"/>
                <w:sz w:val="16"/>
                <w:szCs w:val="16"/>
                <w:lang w:eastAsia="es-EC"/>
              </w:rPr>
              <w:t>0,58</w:t>
            </w:r>
          </w:p>
        </w:tc>
      </w:tr>
      <w:tr w:rsidR="00E75302" w:rsidRPr="00647BCF" w14:paraId="6407C0AB" w14:textId="77777777" w:rsidTr="00647BCF">
        <w:trPr>
          <w:trHeight w:val="288"/>
          <w:jc w:val="center"/>
        </w:trPr>
        <w:tc>
          <w:tcPr>
            <w:tcW w:w="1560" w:type="dxa"/>
            <w:shd w:val="clear" w:color="auto" w:fill="auto"/>
            <w:noWrap/>
            <w:hideMark/>
          </w:tcPr>
          <w:p w14:paraId="47A37C18" w14:textId="77777777" w:rsidR="00E75302" w:rsidRPr="00647BCF" w:rsidRDefault="00E75302" w:rsidP="003D09AE">
            <w:pPr>
              <w:rPr>
                <w:rFonts w:ascii="Times New Roman" w:hAnsi="Times New Roman" w:cs="Times New Roman"/>
                <w:bCs/>
                <w:color w:val="000000"/>
                <w:sz w:val="16"/>
                <w:szCs w:val="16"/>
                <w:lang w:eastAsia="es-EC"/>
              </w:rPr>
            </w:pPr>
            <w:r w:rsidRPr="00647BCF">
              <w:rPr>
                <w:rFonts w:ascii="Times New Roman" w:hAnsi="Times New Roman" w:cs="Times New Roman"/>
                <w:bCs/>
                <w:color w:val="000000"/>
                <w:sz w:val="16"/>
                <w:szCs w:val="16"/>
                <w:lang w:eastAsia="es-EC"/>
              </w:rPr>
              <w:t>Varianza</w:t>
            </w:r>
          </w:p>
        </w:tc>
        <w:tc>
          <w:tcPr>
            <w:tcW w:w="850" w:type="dxa"/>
            <w:shd w:val="clear" w:color="auto" w:fill="auto"/>
          </w:tcPr>
          <w:p w14:paraId="65DC860C" w14:textId="77777777" w:rsidR="00E75302" w:rsidRPr="00647BCF" w:rsidRDefault="00E75302" w:rsidP="003D09AE">
            <w:pPr>
              <w:jc w:val="center"/>
              <w:rPr>
                <w:rFonts w:ascii="Times New Roman" w:hAnsi="Times New Roman" w:cs="Times New Roman"/>
                <w:color w:val="000000"/>
                <w:sz w:val="16"/>
                <w:szCs w:val="16"/>
                <w:lang w:eastAsia="es-EC"/>
              </w:rPr>
            </w:pPr>
            <w:r w:rsidRPr="00647BCF">
              <w:rPr>
                <w:rFonts w:ascii="Times New Roman" w:hAnsi="Times New Roman"/>
                <w:color w:val="000000"/>
                <w:sz w:val="16"/>
                <w:szCs w:val="16"/>
                <w:lang w:eastAsia="es-EC"/>
              </w:rPr>
              <w:t>0,15</w:t>
            </w:r>
          </w:p>
        </w:tc>
        <w:tc>
          <w:tcPr>
            <w:tcW w:w="851" w:type="dxa"/>
            <w:shd w:val="clear" w:color="auto" w:fill="auto"/>
          </w:tcPr>
          <w:p w14:paraId="580F78B0" w14:textId="77777777" w:rsidR="00E75302" w:rsidRPr="00647BCF" w:rsidRDefault="00E75302" w:rsidP="003D09AE">
            <w:pPr>
              <w:jc w:val="center"/>
              <w:rPr>
                <w:rFonts w:ascii="Times New Roman" w:hAnsi="Times New Roman" w:cs="Times New Roman"/>
                <w:color w:val="000000"/>
                <w:sz w:val="16"/>
                <w:szCs w:val="16"/>
                <w:lang w:eastAsia="es-EC"/>
              </w:rPr>
            </w:pPr>
            <w:r w:rsidRPr="00647BCF">
              <w:rPr>
                <w:rFonts w:ascii="Times New Roman" w:hAnsi="Times New Roman"/>
                <w:color w:val="000000"/>
                <w:sz w:val="16"/>
                <w:szCs w:val="16"/>
                <w:lang w:eastAsia="es-EC"/>
              </w:rPr>
              <w:t>0,31</w:t>
            </w:r>
          </w:p>
        </w:tc>
        <w:tc>
          <w:tcPr>
            <w:tcW w:w="850" w:type="dxa"/>
            <w:shd w:val="clear" w:color="auto" w:fill="auto"/>
          </w:tcPr>
          <w:p w14:paraId="6495DB37" w14:textId="77777777" w:rsidR="00E75302" w:rsidRPr="00647BCF" w:rsidRDefault="00E75302" w:rsidP="003D09AE">
            <w:pPr>
              <w:jc w:val="center"/>
              <w:rPr>
                <w:rFonts w:ascii="Times New Roman" w:hAnsi="Times New Roman" w:cs="Times New Roman"/>
                <w:color w:val="000000"/>
                <w:sz w:val="16"/>
                <w:szCs w:val="16"/>
                <w:lang w:eastAsia="es-EC"/>
              </w:rPr>
            </w:pPr>
            <w:r w:rsidRPr="00647BCF">
              <w:rPr>
                <w:rFonts w:ascii="Times New Roman" w:hAnsi="Times New Roman"/>
                <w:color w:val="000000"/>
                <w:sz w:val="16"/>
                <w:szCs w:val="16"/>
                <w:lang w:eastAsia="es-EC"/>
              </w:rPr>
              <w:t>0,33</w:t>
            </w:r>
          </w:p>
        </w:tc>
      </w:tr>
      <w:tr w:rsidR="00E75302" w:rsidRPr="00082CE5" w14:paraId="5D7FC824" w14:textId="77777777" w:rsidTr="00647BCF">
        <w:trPr>
          <w:trHeight w:val="288"/>
          <w:jc w:val="center"/>
        </w:trPr>
        <w:tc>
          <w:tcPr>
            <w:tcW w:w="1560" w:type="dxa"/>
            <w:tcBorders>
              <w:bottom w:val="double" w:sz="4" w:space="0" w:color="auto"/>
            </w:tcBorders>
            <w:shd w:val="clear" w:color="auto" w:fill="auto"/>
            <w:noWrap/>
            <w:hideMark/>
          </w:tcPr>
          <w:p w14:paraId="18774B59" w14:textId="77777777" w:rsidR="00E75302" w:rsidRPr="00647BCF" w:rsidRDefault="00E75302" w:rsidP="003D09AE">
            <w:pPr>
              <w:rPr>
                <w:rFonts w:ascii="Times New Roman" w:hAnsi="Times New Roman" w:cs="Times New Roman"/>
                <w:color w:val="000000"/>
                <w:sz w:val="16"/>
                <w:szCs w:val="16"/>
                <w:lang w:eastAsia="es-EC"/>
              </w:rPr>
            </w:pPr>
            <w:proofErr w:type="spellStart"/>
            <w:r w:rsidRPr="00647BCF">
              <w:rPr>
                <w:rFonts w:ascii="Times New Roman" w:hAnsi="Times New Roman" w:cs="Times New Roman"/>
                <w:bCs/>
                <w:color w:val="000000"/>
                <w:sz w:val="16"/>
                <w:szCs w:val="16"/>
                <w:lang w:eastAsia="es-EC"/>
              </w:rPr>
              <w:t>Coef</w:t>
            </w:r>
            <w:proofErr w:type="spellEnd"/>
            <w:r w:rsidRPr="00647BCF">
              <w:rPr>
                <w:rFonts w:ascii="Times New Roman" w:hAnsi="Times New Roman" w:cs="Times New Roman"/>
                <w:bCs/>
                <w:color w:val="000000"/>
                <w:sz w:val="16"/>
                <w:szCs w:val="16"/>
                <w:lang w:eastAsia="es-EC"/>
              </w:rPr>
              <w:t>. de Variación</w:t>
            </w:r>
          </w:p>
        </w:tc>
        <w:tc>
          <w:tcPr>
            <w:tcW w:w="850" w:type="dxa"/>
            <w:tcBorders>
              <w:bottom w:val="double" w:sz="4" w:space="0" w:color="auto"/>
            </w:tcBorders>
            <w:shd w:val="clear" w:color="auto" w:fill="auto"/>
          </w:tcPr>
          <w:p w14:paraId="33924609" w14:textId="77777777" w:rsidR="00E75302" w:rsidRPr="00647BCF" w:rsidRDefault="00E75302" w:rsidP="003D09AE">
            <w:pPr>
              <w:jc w:val="center"/>
              <w:rPr>
                <w:rFonts w:ascii="Times New Roman" w:hAnsi="Times New Roman" w:cs="Times New Roman"/>
                <w:color w:val="000000"/>
                <w:sz w:val="16"/>
                <w:szCs w:val="16"/>
                <w:lang w:eastAsia="es-EC"/>
              </w:rPr>
            </w:pPr>
            <w:r w:rsidRPr="00647BCF">
              <w:rPr>
                <w:rFonts w:ascii="Times New Roman" w:hAnsi="Times New Roman"/>
                <w:color w:val="000000"/>
                <w:sz w:val="16"/>
                <w:szCs w:val="16"/>
                <w:lang w:eastAsia="es-EC"/>
              </w:rPr>
              <w:t>0,02</w:t>
            </w:r>
          </w:p>
        </w:tc>
        <w:tc>
          <w:tcPr>
            <w:tcW w:w="851" w:type="dxa"/>
            <w:tcBorders>
              <w:bottom w:val="double" w:sz="4" w:space="0" w:color="auto"/>
            </w:tcBorders>
            <w:shd w:val="clear" w:color="auto" w:fill="auto"/>
          </w:tcPr>
          <w:p w14:paraId="0D95A3A9" w14:textId="77777777" w:rsidR="00E75302" w:rsidRPr="00647BCF" w:rsidRDefault="00E75302" w:rsidP="003D09AE">
            <w:pPr>
              <w:jc w:val="center"/>
              <w:rPr>
                <w:rFonts w:ascii="Times New Roman" w:hAnsi="Times New Roman" w:cs="Times New Roman"/>
                <w:color w:val="000000"/>
                <w:sz w:val="16"/>
                <w:szCs w:val="16"/>
                <w:lang w:eastAsia="es-EC"/>
              </w:rPr>
            </w:pPr>
            <w:r w:rsidRPr="00647BCF">
              <w:rPr>
                <w:rFonts w:ascii="Times New Roman" w:hAnsi="Times New Roman"/>
                <w:color w:val="000000"/>
                <w:sz w:val="16"/>
                <w:szCs w:val="16"/>
                <w:lang w:eastAsia="es-EC"/>
              </w:rPr>
              <w:t>0,07</w:t>
            </w:r>
          </w:p>
        </w:tc>
        <w:tc>
          <w:tcPr>
            <w:tcW w:w="850" w:type="dxa"/>
            <w:tcBorders>
              <w:bottom w:val="double" w:sz="4" w:space="0" w:color="auto"/>
            </w:tcBorders>
            <w:shd w:val="clear" w:color="auto" w:fill="auto"/>
          </w:tcPr>
          <w:p w14:paraId="40B43C72" w14:textId="77777777" w:rsidR="00E75302" w:rsidRPr="00647BCF" w:rsidRDefault="00E75302" w:rsidP="003D09AE">
            <w:pPr>
              <w:jc w:val="center"/>
              <w:rPr>
                <w:rFonts w:ascii="Times New Roman" w:hAnsi="Times New Roman" w:cs="Times New Roman"/>
                <w:color w:val="000000"/>
                <w:sz w:val="16"/>
                <w:szCs w:val="16"/>
                <w:lang w:eastAsia="es-EC"/>
              </w:rPr>
            </w:pPr>
            <w:r w:rsidRPr="00647BCF">
              <w:rPr>
                <w:rFonts w:ascii="Times New Roman" w:hAnsi="Times New Roman"/>
                <w:color w:val="000000"/>
                <w:sz w:val="16"/>
                <w:szCs w:val="16"/>
                <w:lang w:eastAsia="es-EC"/>
              </w:rPr>
              <w:t>0,0</w:t>
            </w:r>
            <w:r w:rsidRPr="00647BCF">
              <w:rPr>
                <w:rFonts w:ascii="Times New Roman" w:hAnsi="Times New Roman" w:cs="Times New Roman"/>
                <w:color w:val="000000"/>
                <w:sz w:val="16"/>
                <w:szCs w:val="16"/>
                <w:lang w:eastAsia="es-EC"/>
              </w:rPr>
              <w:t>6</w:t>
            </w:r>
          </w:p>
        </w:tc>
      </w:tr>
    </w:tbl>
    <w:p w14:paraId="5DC16D7F" w14:textId="4ADF8D21" w:rsidR="00D15A83" w:rsidRDefault="00D15A83" w:rsidP="00647BCF">
      <w:pPr>
        <w:spacing w:after="0" w:line="240" w:lineRule="auto"/>
        <w:rPr>
          <w:rFonts w:ascii="Times New Roman" w:hAnsi="Times New Roman" w:cs="Times New Roman"/>
          <w:sz w:val="20"/>
          <w:szCs w:val="20"/>
        </w:rPr>
      </w:pPr>
    </w:p>
    <w:p w14:paraId="3BB3C76B" w14:textId="1BAEF2D6" w:rsidR="00D15A83" w:rsidRPr="00D15A83" w:rsidRDefault="00D15A83" w:rsidP="00D15A83">
      <w:pPr>
        <w:spacing w:after="0" w:line="240" w:lineRule="auto"/>
        <w:ind w:firstLine="142"/>
        <w:jc w:val="both"/>
        <w:rPr>
          <w:rFonts w:ascii="Times New Roman" w:hAnsi="Times New Roman" w:cs="Times New Roman"/>
          <w:sz w:val="20"/>
          <w:szCs w:val="20"/>
        </w:rPr>
      </w:pPr>
      <w:r w:rsidRPr="00D15A83">
        <w:rPr>
          <w:rFonts w:ascii="Times New Roman" w:hAnsi="Times New Roman" w:cs="Times New Roman"/>
          <w:sz w:val="20"/>
          <w:szCs w:val="20"/>
        </w:rPr>
        <w:t xml:space="preserve">Respecto a la Corriente de la línea de distribución del canal 1, el resultado de la media aritmética es de 1,939 A, un valor que corresponde a la demanda de la red eléctrica donde se ha realizado la lectura. El valor de corriente de línea que más se repite es de 1,94 A. Además, se obtuvo una desviación estándar de 0.39, lo que indica cuánta dispersión existe en el conjunto de datos </w:t>
      </w:r>
      <w:r w:rsidR="003D09AE">
        <w:rPr>
          <w:rFonts w:ascii="Times New Roman" w:hAnsi="Times New Roman" w:cs="Times New Roman"/>
          <w:sz w:val="20"/>
          <w:szCs w:val="20"/>
        </w:rPr>
        <w:t>medidos. La varianza es de 0.15</w:t>
      </w:r>
      <w:r w:rsidRPr="00D15A83">
        <w:rPr>
          <w:rFonts w:ascii="Times New Roman" w:hAnsi="Times New Roman" w:cs="Times New Roman"/>
          <w:sz w:val="20"/>
          <w:szCs w:val="20"/>
        </w:rPr>
        <w:t xml:space="preserve"> A un valor bajo y aceptable junto con el coeficiente de variación que es de apenas 2%. Esto indica que existe una homogeneidad de los datos, lo cual es bueno debido a que no existe mucha dispersión en la información al realizar la lectura.</w:t>
      </w:r>
    </w:p>
    <w:p w14:paraId="7AF63533" w14:textId="77777777" w:rsidR="00D15A83" w:rsidRPr="00D15A83" w:rsidRDefault="00D15A83" w:rsidP="00D15A83">
      <w:pPr>
        <w:spacing w:after="0" w:line="240" w:lineRule="auto"/>
        <w:ind w:firstLine="142"/>
        <w:jc w:val="both"/>
        <w:rPr>
          <w:rFonts w:ascii="Times New Roman" w:hAnsi="Times New Roman" w:cs="Times New Roman"/>
          <w:sz w:val="20"/>
          <w:szCs w:val="20"/>
        </w:rPr>
      </w:pPr>
      <w:r w:rsidRPr="00D15A83">
        <w:rPr>
          <w:rFonts w:ascii="Times New Roman" w:hAnsi="Times New Roman" w:cs="Times New Roman"/>
          <w:sz w:val="20"/>
          <w:szCs w:val="20"/>
        </w:rPr>
        <w:t xml:space="preserve">Al analizar la corriente de línea en el canal dos, el resultado de la media aritmética es de 0,801 A y está dentro de los rangos medidos con un sistema independiente. El valor de corriente de línea que más se obtuvo fue de 0,776 A. Además, se obtuvo una desviación estándar de 5.51 lo que indica la dispersión existente en el conjunto de datos. La varianza fue </w:t>
      </w:r>
      <w:r w:rsidRPr="00D15A83">
        <w:rPr>
          <w:rFonts w:ascii="Times New Roman" w:hAnsi="Times New Roman" w:cs="Times New Roman"/>
          <w:sz w:val="20"/>
          <w:szCs w:val="20"/>
        </w:rPr>
        <w:lastRenderedPageBreak/>
        <w:t>de 30.40 un valor bajo y aceptable junto con el coeficiente de variación que fue de 6.88% indicando que existe gran cantidad de datos homogéneos.</w:t>
      </w:r>
    </w:p>
    <w:p w14:paraId="5263E3DB" w14:textId="5CEA90F3" w:rsidR="00D15A83" w:rsidRPr="00D15A83" w:rsidRDefault="00D15A83" w:rsidP="00D15A83">
      <w:pPr>
        <w:spacing w:after="0" w:line="240" w:lineRule="auto"/>
        <w:ind w:firstLine="142"/>
        <w:jc w:val="both"/>
        <w:rPr>
          <w:rFonts w:ascii="Times New Roman" w:hAnsi="Times New Roman" w:cs="Times New Roman"/>
          <w:sz w:val="20"/>
          <w:szCs w:val="20"/>
        </w:rPr>
      </w:pPr>
      <w:r w:rsidRPr="00D15A83">
        <w:rPr>
          <w:rFonts w:ascii="Times New Roman" w:hAnsi="Times New Roman" w:cs="Times New Roman"/>
          <w:sz w:val="20"/>
          <w:szCs w:val="20"/>
        </w:rPr>
        <w:t>Por otro lado, en cada línea se ha calculado la Potencia para una tensión de línea de 120 V. Como se puede ver por ejemplo para el canal 1, el resultad</w:t>
      </w:r>
      <w:r w:rsidR="003D09AE">
        <w:rPr>
          <w:rFonts w:ascii="Times New Roman" w:hAnsi="Times New Roman" w:cs="Times New Roman"/>
          <w:sz w:val="20"/>
          <w:szCs w:val="20"/>
        </w:rPr>
        <w:t>o de la media aritmética es de 231,79</w:t>
      </w:r>
      <w:r w:rsidRPr="00D15A83">
        <w:rPr>
          <w:rFonts w:ascii="Times New Roman" w:hAnsi="Times New Roman" w:cs="Times New Roman"/>
          <w:sz w:val="20"/>
          <w:szCs w:val="20"/>
        </w:rPr>
        <w:t xml:space="preserve"> </w:t>
      </w:r>
      <w:r w:rsidR="003D09AE">
        <w:rPr>
          <w:rFonts w:ascii="Times New Roman" w:hAnsi="Times New Roman" w:cs="Times New Roman"/>
          <w:sz w:val="20"/>
          <w:szCs w:val="20"/>
        </w:rPr>
        <w:t>W</w:t>
      </w:r>
      <w:r w:rsidRPr="00D15A83">
        <w:rPr>
          <w:rFonts w:ascii="Times New Roman" w:hAnsi="Times New Roman" w:cs="Times New Roman"/>
          <w:sz w:val="20"/>
          <w:szCs w:val="20"/>
        </w:rPr>
        <w:t xml:space="preserve"> y está dentro de los rangos medidos con un sistema independiente. El valor de corriente de línea que más se obtuvo fue de </w:t>
      </w:r>
      <w:r w:rsidR="003D09AE">
        <w:rPr>
          <w:rFonts w:ascii="Times New Roman" w:hAnsi="Times New Roman" w:cs="Times New Roman"/>
          <w:sz w:val="20"/>
          <w:szCs w:val="20"/>
        </w:rPr>
        <w:t>231,93 W</w:t>
      </w:r>
      <w:r w:rsidRPr="00D15A83">
        <w:rPr>
          <w:rFonts w:ascii="Times New Roman" w:hAnsi="Times New Roman" w:cs="Times New Roman"/>
          <w:sz w:val="20"/>
          <w:szCs w:val="20"/>
        </w:rPr>
        <w:t>. Además, se obtu</w:t>
      </w:r>
      <w:r w:rsidR="003D09AE">
        <w:rPr>
          <w:rFonts w:ascii="Times New Roman" w:hAnsi="Times New Roman" w:cs="Times New Roman"/>
          <w:sz w:val="20"/>
          <w:szCs w:val="20"/>
        </w:rPr>
        <w:t>vo una desviación estándar de 0,58</w:t>
      </w:r>
      <w:r w:rsidRPr="00D15A83">
        <w:rPr>
          <w:rFonts w:ascii="Times New Roman" w:hAnsi="Times New Roman" w:cs="Times New Roman"/>
          <w:sz w:val="20"/>
          <w:szCs w:val="20"/>
        </w:rPr>
        <w:t xml:space="preserve"> lo que indica la dispersión existente en el conjunto</w:t>
      </w:r>
      <w:r w:rsidR="003D09AE">
        <w:rPr>
          <w:rFonts w:ascii="Times New Roman" w:hAnsi="Times New Roman" w:cs="Times New Roman"/>
          <w:sz w:val="20"/>
          <w:szCs w:val="20"/>
        </w:rPr>
        <w:t xml:space="preserve"> de datos. La varianza fue de 0,33</w:t>
      </w:r>
      <w:r w:rsidRPr="00D15A83">
        <w:rPr>
          <w:rFonts w:ascii="Times New Roman" w:hAnsi="Times New Roman" w:cs="Times New Roman"/>
          <w:sz w:val="20"/>
          <w:szCs w:val="20"/>
        </w:rPr>
        <w:t xml:space="preserve"> un valor bajo y aceptable junto con el coeficie</w:t>
      </w:r>
      <w:r w:rsidR="003D09AE">
        <w:rPr>
          <w:rFonts w:ascii="Times New Roman" w:hAnsi="Times New Roman" w:cs="Times New Roman"/>
          <w:sz w:val="20"/>
          <w:szCs w:val="20"/>
        </w:rPr>
        <w:t>nte de variación que fue de 6</w:t>
      </w:r>
      <w:r w:rsidRPr="00D15A83">
        <w:rPr>
          <w:rFonts w:ascii="Times New Roman" w:hAnsi="Times New Roman" w:cs="Times New Roman"/>
          <w:sz w:val="20"/>
          <w:szCs w:val="20"/>
        </w:rPr>
        <w:t>% indicando que existe gran cantidad de datos homogéneos.</w:t>
      </w:r>
    </w:p>
    <w:p w14:paraId="622857FA" w14:textId="3CF01189" w:rsidR="00D15A83" w:rsidRDefault="00D15A83" w:rsidP="00D15A83">
      <w:pPr>
        <w:spacing w:after="0" w:line="240" w:lineRule="auto"/>
        <w:ind w:firstLine="142"/>
        <w:jc w:val="both"/>
        <w:rPr>
          <w:rFonts w:ascii="Times New Roman" w:hAnsi="Times New Roman" w:cs="Times New Roman"/>
          <w:sz w:val="20"/>
          <w:szCs w:val="20"/>
        </w:rPr>
      </w:pPr>
      <w:r w:rsidRPr="00D15A83">
        <w:rPr>
          <w:rFonts w:ascii="Times New Roman" w:hAnsi="Times New Roman" w:cs="Times New Roman"/>
          <w:sz w:val="20"/>
          <w:szCs w:val="20"/>
        </w:rPr>
        <w:t>Adicionalmente se han determinado la fiabilidad de las comunicaciones de la red WSN implementada en un entorno de media y baja tensión en las inmediaciones de transformadores de dis</w:t>
      </w:r>
      <w:r>
        <w:rPr>
          <w:rFonts w:ascii="Times New Roman" w:hAnsi="Times New Roman" w:cs="Times New Roman"/>
          <w:sz w:val="20"/>
          <w:szCs w:val="20"/>
        </w:rPr>
        <w:t xml:space="preserve">tribución de energía. La </w:t>
      </w:r>
      <w:commentRangeStart w:id="25"/>
      <w:r>
        <w:rPr>
          <w:rFonts w:ascii="Times New Roman" w:hAnsi="Times New Roman" w:cs="Times New Roman"/>
          <w:sz w:val="20"/>
          <w:szCs w:val="20"/>
        </w:rPr>
        <w:t>Tabla II</w:t>
      </w:r>
      <w:r w:rsidRPr="00D15A83">
        <w:rPr>
          <w:rFonts w:ascii="Times New Roman" w:hAnsi="Times New Roman" w:cs="Times New Roman"/>
          <w:sz w:val="20"/>
          <w:szCs w:val="20"/>
        </w:rPr>
        <w:t xml:space="preserve"> </w:t>
      </w:r>
      <w:commentRangeEnd w:id="25"/>
      <w:r w:rsidR="004B79D9">
        <w:rPr>
          <w:rStyle w:val="CommentReference"/>
        </w:rPr>
        <w:commentReference w:id="25"/>
      </w:r>
      <w:r w:rsidRPr="00D15A83">
        <w:rPr>
          <w:rFonts w:ascii="Times New Roman" w:hAnsi="Times New Roman" w:cs="Times New Roman"/>
          <w:sz w:val="20"/>
          <w:szCs w:val="20"/>
        </w:rPr>
        <w:t>muestra el tiempo de respuesta y el alcance que tienen las comunicaciones de la red WSN implementada</w:t>
      </w:r>
      <w:r w:rsidR="003D09AE">
        <w:rPr>
          <w:rFonts w:ascii="Times New Roman" w:hAnsi="Times New Roman" w:cs="Times New Roman"/>
          <w:sz w:val="20"/>
          <w:szCs w:val="20"/>
        </w:rPr>
        <w:t>.</w:t>
      </w:r>
    </w:p>
    <w:p w14:paraId="60DD768E" w14:textId="77777777" w:rsidR="00D8773F" w:rsidRDefault="00D8773F" w:rsidP="00D15A83">
      <w:pPr>
        <w:spacing w:after="0" w:line="240" w:lineRule="auto"/>
        <w:ind w:firstLine="142"/>
        <w:jc w:val="both"/>
        <w:rPr>
          <w:rFonts w:ascii="Times New Roman" w:hAnsi="Times New Roman" w:cs="Times New Roman"/>
          <w:sz w:val="20"/>
          <w:szCs w:val="20"/>
        </w:rPr>
      </w:pPr>
    </w:p>
    <w:p w14:paraId="09974963" w14:textId="203F7173" w:rsidR="00D8773F" w:rsidRDefault="00D8773F" w:rsidP="00D8773F">
      <w:pPr>
        <w:spacing w:before="240" w:after="120" w:line="240" w:lineRule="auto"/>
        <w:contextualSpacing/>
        <w:jc w:val="center"/>
        <w:rPr>
          <w:rFonts w:ascii="Times New Roman" w:hAnsi="Times New Roman" w:cs="Times New Roman"/>
          <w:smallCaps/>
          <w:sz w:val="16"/>
        </w:rPr>
      </w:pPr>
      <w:r w:rsidRPr="00EC7B3A">
        <w:rPr>
          <w:rFonts w:ascii="Times New Roman" w:hAnsi="Times New Roman" w:cs="Times New Roman"/>
          <w:smallCaps/>
          <w:sz w:val="16"/>
        </w:rPr>
        <w:t>Tabla I</w:t>
      </w:r>
      <w:r>
        <w:rPr>
          <w:rFonts w:ascii="Times New Roman" w:hAnsi="Times New Roman" w:cs="Times New Roman"/>
          <w:smallCaps/>
          <w:sz w:val="16"/>
        </w:rPr>
        <w:t>I</w:t>
      </w:r>
    </w:p>
    <w:p w14:paraId="07D9CBCF" w14:textId="3EC4FE82" w:rsidR="00D8773F" w:rsidRPr="00647BCF" w:rsidRDefault="00D8773F" w:rsidP="00647BCF">
      <w:pPr>
        <w:spacing w:before="240" w:after="120" w:line="240" w:lineRule="auto"/>
        <w:contextualSpacing/>
        <w:jc w:val="center"/>
        <w:rPr>
          <w:rFonts w:ascii="Times New Roman" w:hAnsi="Times New Roman" w:cs="Times New Roman"/>
          <w:smallCaps/>
          <w:sz w:val="16"/>
        </w:rPr>
      </w:pPr>
      <w:r>
        <w:rPr>
          <w:rFonts w:ascii="Times New Roman" w:hAnsi="Times New Roman" w:cs="Times New Roman"/>
          <w:smallCaps/>
          <w:sz w:val="16"/>
        </w:rPr>
        <w:t>Tiempos de Respuesta y Alcance de la Red</w:t>
      </w:r>
    </w:p>
    <w:p w14:paraId="5EF073C5" w14:textId="499644E7" w:rsidR="00D8773F" w:rsidRDefault="00D8773F" w:rsidP="00D15A83">
      <w:pPr>
        <w:spacing w:after="0" w:line="240" w:lineRule="auto"/>
        <w:ind w:firstLine="142"/>
        <w:jc w:val="both"/>
        <w:rPr>
          <w:rFonts w:ascii="Times New Roman" w:hAnsi="Times New Roman" w:cs="Times New Roman"/>
          <w:sz w:val="20"/>
          <w:szCs w:val="20"/>
        </w:rPr>
      </w:pPr>
    </w:p>
    <w:tbl>
      <w:tblPr>
        <w:tblW w:w="4820" w:type="dxa"/>
        <w:jc w:val="center"/>
        <w:tblLook w:val="04A0" w:firstRow="1" w:lastRow="0" w:firstColumn="1" w:lastColumn="0" w:noHBand="0" w:noVBand="1"/>
      </w:tblPr>
      <w:tblGrid>
        <w:gridCol w:w="1283"/>
        <w:gridCol w:w="702"/>
        <w:gridCol w:w="709"/>
        <w:gridCol w:w="708"/>
        <w:gridCol w:w="709"/>
        <w:gridCol w:w="709"/>
      </w:tblGrid>
      <w:tr w:rsidR="00D8773F" w:rsidRPr="008D408B" w14:paraId="1A5ADAEB" w14:textId="77777777" w:rsidTr="00647BCF">
        <w:trPr>
          <w:trHeight w:val="288"/>
          <w:jc w:val="center"/>
        </w:trPr>
        <w:tc>
          <w:tcPr>
            <w:tcW w:w="1283" w:type="dxa"/>
            <w:tcBorders>
              <w:top w:val="double" w:sz="4" w:space="0" w:color="auto"/>
              <w:bottom w:val="single" w:sz="4" w:space="0" w:color="auto"/>
              <w:right w:val="single" w:sz="4" w:space="0" w:color="auto"/>
            </w:tcBorders>
            <w:shd w:val="clear" w:color="auto" w:fill="auto"/>
            <w:noWrap/>
            <w:hideMark/>
          </w:tcPr>
          <w:p w14:paraId="789DD607" w14:textId="77777777" w:rsidR="00D8773F" w:rsidRPr="008D408B" w:rsidRDefault="00D8773F" w:rsidP="003C49DA">
            <w:pPr>
              <w:spacing w:line="240" w:lineRule="auto"/>
              <w:rPr>
                <w:rFonts w:ascii="Times New Roman" w:hAnsi="Times New Roman" w:cs="Times New Roman"/>
                <w:b/>
                <w:bCs/>
                <w:color w:val="000000"/>
                <w:sz w:val="16"/>
                <w:szCs w:val="16"/>
                <w:lang w:eastAsia="es-EC"/>
              </w:rPr>
            </w:pPr>
            <w:r w:rsidRPr="008D408B">
              <w:rPr>
                <w:rFonts w:ascii="Times New Roman" w:hAnsi="Times New Roman" w:cs="Times New Roman"/>
                <w:b/>
                <w:bCs/>
                <w:color w:val="000000"/>
                <w:sz w:val="16"/>
                <w:szCs w:val="16"/>
                <w:lang w:eastAsia="es-EC"/>
              </w:rPr>
              <w:t> Parámetro</w:t>
            </w:r>
          </w:p>
        </w:tc>
        <w:tc>
          <w:tcPr>
            <w:tcW w:w="702" w:type="dxa"/>
            <w:tcBorders>
              <w:top w:val="double" w:sz="4" w:space="0" w:color="auto"/>
              <w:left w:val="single" w:sz="4" w:space="0" w:color="auto"/>
              <w:bottom w:val="single" w:sz="4" w:space="0" w:color="auto"/>
            </w:tcBorders>
            <w:shd w:val="clear" w:color="auto" w:fill="auto"/>
          </w:tcPr>
          <w:p w14:paraId="5A28BE28" w14:textId="77777777" w:rsidR="00D8773F" w:rsidRPr="008D408B" w:rsidRDefault="00D8773F" w:rsidP="003C49DA">
            <w:pPr>
              <w:spacing w:line="240" w:lineRule="auto"/>
              <w:rPr>
                <w:rFonts w:ascii="Times New Roman" w:hAnsi="Times New Roman" w:cs="Times New Roman"/>
                <w:b/>
                <w:bCs/>
                <w:color w:val="000000"/>
                <w:sz w:val="16"/>
                <w:szCs w:val="16"/>
                <w:lang w:eastAsia="es-EC"/>
              </w:rPr>
            </w:pPr>
            <w:r w:rsidRPr="008D408B">
              <w:rPr>
                <w:rFonts w:ascii="Times New Roman" w:hAnsi="Times New Roman" w:cs="Times New Roman"/>
                <w:b/>
                <w:bCs/>
                <w:color w:val="000000"/>
                <w:sz w:val="16"/>
                <w:szCs w:val="16"/>
                <w:lang w:eastAsia="es-EC"/>
              </w:rPr>
              <w:t>15 m</w:t>
            </w:r>
          </w:p>
        </w:tc>
        <w:tc>
          <w:tcPr>
            <w:tcW w:w="709" w:type="dxa"/>
            <w:tcBorders>
              <w:top w:val="double" w:sz="4" w:space="0" w:color="auto"/>
              <w:bottom w:val="single" w:sz="4" w:space="0" w:color="auto"/>
            </w:tcBorders>
            <w:shd w:val="clear" w:color="auto" w:fill="auto"/>
          </w:tcPr>
          <w:p w14:paraId="6813E8DC" w14:textId="77777777" w:rsidR="00D8773F" w:rsidRPr="008D408B" w:rsidRDefault="00D8773F" w:rsidP="003C49DA">
            <w:pPr>
              <w:spacing w:line="240" w:lineRule="auto"/>
              <w:rPr>
                <w:rFonts w:ascii="Times New Roman" w:hAnsi="Times New Roman" w:cs="Times New Roman"/>
                <w:b/>
                <w:color w:val="000000"/>
                <w:sz w:val="16"/>
                <w:szCs w:val="16"/>
                <w:lang w:eastAsia="es-EC"/>
              </w:rPr>
            </w:pPr>
            <w:r w:rsidRPr="008D408B">
              <w:rPr>
                <w:rFonts w:ascii="Times New Roman" w:hAnsi="Times New Roman" w:cs="Times New Roman"/>
                <w:b/>
                <w:bCs/>
                <w:color w:val="000000"/>
                <w:sz w:val="16"/>
                <w:szCs w:val="16"/>
                <w:lang w:eastAsia="es-EC"/>
              </w:rPr>
              <w:t>50 m</w:t>
            </w:r>
          </w:p>
        </w:tc>
        <w:tc>
          <w:tcPr>
            <w:tcW w:w="708" w:type="dxa"/>
            <w:tcBorders>
              <w:top w:val="double" w:sz="4" w:space="0" w:color="auto"/>
              <w:bottom w:val="single" w:sz="4" w:space="0" w:color="auto"/>
            </w:tcBorders>
            <w:shd w:val="clear" w:color="auto" w:fill="auto"/>
          </w:tcPr>
          <w:p w14:paraId="5ED92214" w14:textId="77777777" w:rsidR="00D8773F" w:rsidRPr="008D408B" w:rsidRDefault="00D8773F" w:rsidP="003C49DA">
            <w:pPr>
              <w:spacing w:line="240" w:lineRule="auto"/>
              <w:rPr>
                <w:rFonts w:ascii="Times New Roman" w:hAnsi="Times New Roman" w:cs="Times New Roman"/>
                <w:b/>
                <w:bCs/>
                <w:color w:val="000000"/>
                <w:sz w:val="16"/>
                <w:szCs w:val="16"/>
                <w:lang w:eastAsia="es-EC"/>
              </w:rPr>
            </w:pPr>
            <w:r w:rsidRPr="008D408B">
              <w:rPr>
                <w:rFonts w:ascii="Times New Roman" w:hAnsi="Times New Roman" w:cs="Times New Roman"/>
                <w:b/>
                <w:bCs/>
                <w:color w:val="000000"/>
                <w:sz w:val="16"/>
                <w:szCs w:val="16"/>
                <w:lang w:eastAsia="es-EC"/>
              </w:rPr>
              <w:t>100 m</w:t>
            </w:r>
          </w:p>
        </w:tc>
        <w:tc>
          <w:tcPr>
            <w:tcW w:w="709" w:type="dxa"/>
            <w:tcBorders>
              <w:top w:val="double" w:sz="4" w:space="0" w:color="auto"/>
              <w:bottom w:val="single" w:sz="4" w:space="0" w:color="auto"/>
            </w:tcBorders>
            <w:shd w:val="clear" w:color="auto" w:fill="auto"/>
          </w:tcPr>
          <w:p w14:paraId="4AFD3128" w14:textId="77777777" w:rsidR="00D8773F" w:rsidRPr="008D408B" w:rsidRDefault="00D8773F" w:rsidP="003C49DA">
            <w:pPr>
              <w:spacing w:line="240" w:lineRule="auto"/>
              <w:rPr>
                <w:rFonts w:ascii="Times New Roman" w:hAnsi="Times New Roman" w:cs="Times New Roman"/>
                <w:b/>
                <w:bCs/>
                <w:color w:val="000000"/>
                <w:sz w:val="16"/>
                <w:szCs w:val="16"/>
                <w:lang w:eastAsia="es-EC"/>
              </w:rPr>
            </w:pPr>
            <w:r w:rsidRPr="008D408B">
              <w:rPr>
                <w:rFonts w:ascii="Times New Roman" w:hAnsi="Times New Roman" w:cs="Times New Roman"/>
                <w:b/>
                <w:bCs/>
                <w:color w:val="000000"/>
                <w:sz w:val="16"/>
                <w:szCs w:val="16"/>
                <w:lang w:eastAsia="es-EC"/>
              </w:rPr>
              <w:t>200 m</w:t>
            </w:r>
          </w:p>
        </w:tc>
        <w:tc>
          <w:tcPr>
            <w:tcW w:w="709" w:type="dxa"/>
            <w:tcBorders>
              <w:top w:val="double" w:sz="4" w:space="0" w:color="auto"/>
              <w:bottom w:val="single" w:sz="4" w:space="0" w:color="auto"/>
            </w:tcBorders>
            <w:shd w:val="clear" w:color="auto" w:fill="auto"/>
          </w:tcPr>
          <w:p w14:paraId="6E53A7D7" w14:textId="77777777" w:rsidR="00D8773F" w:rsidRPr="008D408B" w:rsidRDefault="00D8773F" w:rsidP="003C49DA">
            <w:pPr>
              <w:spacing w:line="240" w:lineRule="auto"/>
              <w:rPr>
                <w:rFonts w:ascii="Times New Roman" w:eastAsia="Calibri" w:hAnsi="Times New Roman" w:cs="Times New Roman"/>
                <w:b/>
                <w:bCs/>
                <w:color w:val="000000"/>
                <w:sz w:val="16"/>
                <w:szCs w:val="16"/>
                <w:lang w:eastAsia="es-EC"/>
              </w:rPr>
            </w:pPr>
            <w:r w:rsidRPr="008D408B">
              <w:rPr>
                <w:rFonts w:ascii="Times New Roman" w:eastAsia="Calibri" w:hAnsi="Times New Roman" w:cs="Times New Roman"/>
                <w:b/>
                <w:bCs/>
                <w:color w:val="000000"/>
                <w:sz w:val="16"/>
                <w:szCs w:val="16"/>
                <w:lang w:eastAsia="es-EC"/>
              </w:rPr>
              <w:t>500 m</w:t>
            </w:r>
          </w:p>
        </w:tc>
      </w:tr>
      <w:tr w:rsidR="00D8773F" w:rsidRPr="008D408B" w14:paraId="02434CCF" w14:textId="77777777" w:rsidTr="00647BCF">
        <w:trPr>
          <w:trHeight w:val="288"/>
          <w:jc w:val="center"/>
        </w:trPr>
        <w:tc>
          <w:tcPr>
            <w:tcW w:w="1283" w:type="dxa"/>
            <w:tcBorders>
              <w:top w:val="single" w:sz="4" w:space="0" w:color="auto"/>
              <w:right w:val="single" w:sz="4" w:space="0" w:color="auto"/>
            </w:tcBorders>
            <w:shd w:val="clear" w:color="auto" w:fill="auto"/>
            <w:noWrap/>
            <w:hideMark/>
          </w:tcPr>
          <w:p w14:paraId="2A8D2DEF" w14:textId="77777777" w:rsidR="00D8773F" w:rsidRPr="008D408B" w:rsidRDefault="00D8773F" w:rsidP="003C49DA">
            <w:pPr>
              <w:spacing w:line="240" w:lineRule="auto"/>
              <w:rPr>
                <w:rFonts w:ascii="Times New Roman" w:hAnsi="Times New Roman" w:cs="Times New Roman"/>
                <w:color w:val="000000"/>
                <w:sz w:val="16"/>
                <w:szCs w:val="16"/>
                <w:lang w:eastAsia="es-EC"/>
              </w:rPr>
            </w:pPr>
            <w:r w:rsidRPr="008D408B">
              <w:rPr>
                <w:rFonts w:ascii="Times New Roman" w:hAnsi="Times New Roman" w:cs="Times New Roman"/>
                <w:bCs/>
                <w:color w:val="000000"/>
                <w:sz w:val="16"/>
                <w:szCs w:val="16"/>
                <w:lang w:eastAsia="es-EC"/>
              </w:rPr>
              <w:t>Tiempo de respuesta en línea de vista</w:t>
            </w:r>
          </w:p>
        </w:tc>
        <w:tc>
          <w:tcPr>
            <w:tcW w:w="702" w:type="dxa"/>
            <w:tcBorders>
              <w:top w:val="single" w:sz="4" w:space="0" w:color="auto"/>
              <w:left w:val="single" w:sz="4" w:space="0" w:color="auto"/>
            </w:tcBorders>
            <w:shd w:val="clear" w:color="auto" w:fill="auto"/>
          </w:tcPr>
          <w:p w14:paraId="0527E506" w14:textId="77777777" w:rsidR="00D8773F" w:rsidRPr="008D408B" w:rsidRDefault="00D8773F" w:rsidP="003C49DA">
            <w:pPr>
              <w:spacing w:line="240" w:lineRule="auto"/>
              <w:jc w:val="center"/>
              <w:rPr>
                <w:rFonts w:ascii="Times New Roman" w:hAnsi="Times New Roman" w:cs="Times New Roman"/>
                <w:color w:val="000000"/>
                <w:sz w:val="16"/>
                <w:szCs w:val="16"/>
                <w:lang w:eastAsia="es-EC"/>
              </w:rPr>
            </w:pPr>
            <w:r w:rsidRPr="008D408B">
              <w:rPr>
                <w:rFonts w:ascii="Times New Roman" w:hAnsi="Times New Roman" w:cs="Times New Roman"/>
                <w:color w:val="000000"/>
                <w:sz w:val="16"/>
                <w:szCs w:val="16"/>
                <w:lang w:eastAsia="es-EC"/>
              </w:rPr>
              <w:t>100 ms</w:t>
            </w:r>
          </w:p>
        </w:tc>
        <w:tc>
          <w:tcPr>
            <w:tcW w:w="709" w:type="dxa"/>
            <w:tcBorders>
              <w:top w:val="single" w:sz="4" w:space="0" w:color="auto"/>
            </w:tcBorders>
            <w:shd w:val="clear" w:color="auto" w:fill="auto"/>
          </w:tcPr>
          <w:p w14:paraId="6689B752" w14:textId="77777777" w:rsidR="00D8773F" w:rsidRPr="008D408B" w:rsidRDefault="00D8773F" w:rsidP="003C49DA">
            <w:pPr>
              <w:spacing w:line="240" w:lineRule="auto"/>
              <w:jc w:val="center"/>
              <w:rPr>
                <w:rFonts w:ascii="Times New Roman" w:hAnsi="Times New Roman" w:cs="Times New Roman"/>
                <w:color w:val="000000"/>
                <w:sz w:val="16"/>
                <w:szCs w:val="16"/>
                <w:lang w:eastAsia="es-EC"/>
              </w:rPr>
            </w:pPr>
            <w:r w:rsidRPr="008D408B">
              <w:rPr>
                <w:rFonts w:ascii="Times New Roman" w:hAnsi="Times New Roman" w:cs="Times New Roman"/>
                <w:color w:val="000000"/>
                <w:sz w:val="16"/>
                <w:szCs w:val="16"/>
                <w:lang w:eastAsia="es-EC"/>
              </w:rPr>
              <w:t>100 ms</w:t>
            </w:r>
          </w:p>
        </w:tc>
        <w:tc>
          <w:tcPr>
            <w:tcW w:w="708" w:type="dxa"/>
            <w:tcBorders>
              <w:top w:val="single" w:sz="4" w:space="0" w:color="auto"/>
            </w:tcBorders>
            <w:shd w:val="clear" w:color="auto" w:fill="auto"/>
          </w:tcPr>
          <w:p w14:paraId="4C4AC212" w14:textId="77777777" w:rsidR="00D8773F" w:rsidRPr="008D408B" w:rsidRDefault="00D8773F" w:rsidP="003C49DA">
            <w:pPr>
              <w:spacing w:line="240" w:lineRule="auto"/>
              <w:jc w:val="center"/>
              <w:rPr>
                <w:rFonts w:ascii="Times New Roman" w:hAnsi="Times New Roman" w:cs="Times New Roman"/>
                <w:color w:val="000000"/>
                <w:sz w:val="16"/>
                <w:szCs w:val="16"/>
                <w:lang w:eastAsia="es-EC"/>
              </w:rPr>
            </w:pPr>
            <w:r w:rsidRPr="008D408B">
              <w:rPr>
                <w:rFonts w:ascii="Times New Roman" w:hAnsi="Times New Roman" w:cs="Times New Roman"/>
                <w:color w:val="000000"/>
                <w:sz w:val="16"/>
                <w:szCs w:val="16"/>
                <w:lang w:eastAsia="es-EC"/>
              </w:rPr>
              <w:t>200 ms</w:t>
            </w:r>
          </w:p>
        </w:tc>
        <w:tc>
          <w:tcPr>
            <w:tcW w:w="709" w:type="dxa"/>
            <w:tcBorders>
              <w:top w:val="single" w:sz="4" w:space="0" w:color="auto"/>
            </w:tcBorders>
            <w:shd w:val="clear" w:color="auto" w:fill="auto"/>
          </w:tcPr>
          <w:p w14:paraId="6B03FAFD" w14:textId="77777777" w:rsidR="00D8773F" w:rsidRPr="008D408B" w:rsidRDefault="00D8773F" w:rsidP="003C49DA">
            <w:pPr>
              <w:spacing w:line="240" w:lineRule="auto"/>
              <w:jc w:val="center"/>
              <w:rPr>
                <w:rFonts w:ascii="Times New Roman" w:hAnsi="Times New Roman" w:cs="Times New Roman"/>
                <w:color w:val="000000"/>
                <w:sz w:val="16"/>
                <w:szCs w:val="16"/>
                <w:lang w:eastAsia="es-EC"/>
              </w:rPr>
            </w:pPr>
            <w:r w:rsidRPr="008D408B">
              <w:rPr>
                <w:rFonts w:ascii="Times New Roman" w:hAnsi="Times New Roman" w:cs="Times New Roman"/>
                <w:color w:val="000000"/>
                <w:sz w:val="16"/>
                <w:szCs w:val="16"/>
                <w:lang w:eastAsia="es-EC"/>
              </w:rPr>
              <w:t>200 ms</w:t>
            </w:r>
          </w:p>
        </w:tc>
        <w:tc>
          <w:tcPr>
            <w:tcW w:w="709" w:type="dxa"/>
            <w:tcBorders>
              <w:top w:val="single" w:sz="4" w:space="0" w:color="auto"/>
            </w:tcBorders>
            <w:shd w:val="clear" w:color="auto" w:fill="auto"/>
          </w:tcPr>
          <w:p w14:paraId="12C09C92" w14:textId="77777777" w:rsidR="00D8773F" w:rsidRPr="008D408B" w:rsidRDefault="00D8773F" w:rsidP="003C49DA">
            <w:pPr>
              <w:spacing w:line="240" w:lineRule="auto"/>
              <w:jc w:val="center"/>
              <w:rPr>
                <w:rFonts w:ascii="Times New Roman" w:eastAsia="Calibri" w:hAnsi="Times New Roman" w:cs="Times New Roman"/>
                <w:color w:val="000000"/>
                <w:sz w:val="16"/>
                <w:szCs w:val="16"/>
                <w:lang w:eastAsia="es-EC"/>
              </w:rPr>
            </w:pPr>
            <w:r w:rsidRPr="008D408B">
              <w:rPr>
                <w:rFonts w:ascii="Times New Roman" w:eastAsia="Calibri" w:hAnsi="Times New Roman" w:cs="Times New Roman"/>
                <w:color w:val="000000"/>
                <w:sz w:val="16"/>
                <w:szCs w:val="16"/>
                <w:lang w:eastAsia="es-EC"/>
              </w:rPr>
              <w:t>300 ms</w:t>
            </w:r>
          </w:p>
        </w:tc>
      </w:tr>
      <w:tr w:rsidR="00D8773F" w:rsidRPr="008D408B" w14:paraId="394D21C7" w14:textId="77777777" w:rsidTr="00647BCF">
        <w:trPr>
          <w:trHeight w:val="288"/>
          <w:jc w:val="center"/>
        </w:trPr>
        <w:tc>
          <w:tcPr>
            <w:tcW w:w="1283" w:type="dxa"/>
            <w:tcBorders>
              <w:right w:val="single" w:sz="4" w:space="0" w:color="auto"/>
            </w:tcBorders>
            <w:shd w:val="clear" w:color="auto" w:fill="auto"/>
            <w:noWrap/>
            <w:hideMark/>
          </w:tcPr>
          <w:p w14:paraId="6AE6446A" w14:textId="77777777" w:rsidR="00D8773F" w:rsidRPr="008D408B" w:rsidRDefault="00D8773F" w:rsidP="003C49DA">
            <w:pPr>
              <w:spacing w:line="240" w:lineRule="auto"/>
              <w:rPr>
                <w:rFonts w:ascii="Times New Roman" w:hAnsi="Times New Roman" w:cs="Times New Roman"/>
                <w:bCs/>
                <w:color w:val="000000"/>
                <w:sz w:val="16"/>
                <w:szCs w:val="16"/>
                <w:lang w:eastAsia="es-EC"/>
              </w:rPr>
            </w:pPr>
            <w:r w:rsidRPr="008D408B">
              <w:rPr>
                <w:rFonts w:ascii="Times New Roman" w:hAnsi="Times New Roman" w:cs="Times New Roman"/>
                <w:bCs/>
                <w:color w:val="000000"/>
                <w:sz w:val="16"/>
                <w:szCs w:val="16"/>
                <w:lang w:eastAsia="es-EC"/>
              </w:rPr>
              <w:t xml:space="preserve">Tiempo de respuesta con interferencia </w:t>
            </w:r>
          </w:p>
        </w:tc>
        <w:tc>
          <w:tcPr>
            <w:tcW w:w="702" w:type="dxa"/>
            <w:tcBorders>
              <w:left w:val="single" w:sz="4" w:space="0" w:color="auto"/>
            </w:tcBorders>
            <w:shd w:val="clear" w:color="auto" w:fill="auto"/>
          </w:tcPr>
          <w:p w14:paraId="1EDB7E97" w14:textId="77777777" w:rsidR="00D8773F" w:rsidRPr="008D408B" w:rsidRDefault="00D8773F" w:rsidP="003C49DA">
            <w:pPr>
              <w:spacing w:line="240" w:lineRule="auto"/>
              <w:jc w:val="center"/>
              <w:rPr>
                <w:rFonts w:ascii="Times New Roman" w:hAnsi="Times New Roman" w:cs="Times New Roman"/>
                <w:color w:val="000000"/>
                <w:sz w:val="16"/>
                <w:szCs w:val="16"/>
                <w:lang w:eastAsia="es-EC"/>
              </w:rPr>
            </w:pPr>
            <w:r w:rsidRPr="008D408B">
              <w:rPr>
                <w:rFonts w:ascii="Times New Roman" w:hAnsi="Times New Roman" w:cs="Times New Roman"/>
                <w:color w:val="000000"/>
                <w:sz w:val="16"/>
                <w:szCs w:val="16"/>
                <w:lang w:eastAsia="es-EC"/>
              </w:rPr>
              <w:t>200 ms</w:t>
            </w:r>
          </w:p>
        </w:tc>
        <w:tc>
          <w:tcPr>
            <w:tcW w:w="709" w:type="dxa"/>
            <w:shd w:val="clear" w:color="auto" w:fill="auto"/>
          </w:tcPr>
          <w:p w14:paraId="6594166F" w14:textId="77777777" w:rsidR="00D8773F" w:rsidRPr="008D408B" w:rsidRDefault="00D8773F" w:rsidP="003C49DA">
            <w:pPr>
              <w:spacing w:line="240" w:lineRule="auto"/>
              <w:jc w:val="center"/>
              <w:rPr>
                <w:rFonts w:ascii="Times New Roman" w:hAnsi="Times New Roman" w:cs="Times New Roman"/>
                <w:color w:val="000000"/>
                <w:sz w:val="16"/>
                <w:szCs w:val="16"/>
                <w:lang w:eastAsia="es-EC"/>
              </w:rPr>
            </w:pPr>
            <w:r w:rsidRPr="008D408B">
              <w:rPr>
                <w:rFonts w:ascii="Times New Roman" w:hAnsi="Times New Roman" w:cs="Times New Roman"/>
                <w:color w:val="000000"/>
                <w:sz w:val="16"/>
                <w:szCs w:val="16"/>
                <w:lang w:eastAsia="es-EC"/>
              </w:rPr>
              <w:t>300 ms</w:t>
            </w:r>
          </w:p>
        </w:tc>
        <w:tc>
          <w:tcPr>
            <w:tcW w:w="708" w:type="dxa"/>
            <w:shd w:val="clear" w:color="auto" w:fill="auto"/>
          </w:tcPr>
          <w:p w14:paraId="7D2D8746" w14:textId="77777777" w:rsidR="00D8773F" w:rsidRPr="008D408B" w:rsidRDefault="00D8773F" w:rsidP="003C49DA">
            <w:pPr>
              <w:spacing w:line="240" w:lineRule="auto"/>
              <w:jc w:val="center"/>
              <w:rPr>
                <w:rFonts w:ascii="Times New Roman" w:hAnsi="Times New Roman" w:cs="Times New Roman"/>
                <w:color w:val="000000"/>
                <w:sz w:val="16"/>
                <w:szCs w:val="16"/>
                <w:lang w:eastAsia="es-EC"/>
              </w:rPr>
            </w:pPr>
            <w:r w:rsidRPr="008D408B">
              <w:rPr>
                <w:rFonts w:ascii="Times New Roman" w:hAnsi="Times New Roman" w:cs="Times New Roman"/>
                <w:color w:val="000000"/>
                <w:sz w:val="16"/>
                <w:szCs w:val="16"/>
                <w:lang w:eastAsia="es-EC"/>
              </w:rPr>
              <w:t>500 ms</w:t>
            </w:r>
          </w:p>
        </w:tc>
        <w:tc>
          <w:tcPr>
            <w:tcW w:w="709" w:type="dxa"/>
            <w:shd w:val="clear" w:color="auto" w:fill="auto"/>
          </w:tcPr>
          <w:p w14:paraId="56AB784C" w14:textId="77777777" w:rsidR="00D8773F" w:rsidRPr="008D408B" w:rsidRDefault="00D8773F" w:rsidP="003C49DA">
            <w:pPr>
              <w:spacing w:line="240" w:lineRule="auto"/>
              <w:jc w:val="center"/>
              <w:rPr>
                <w:rFonts w:ascii="Times New Roman" w:hAnsi="Times New Roman" w:cs="Times New Roman"/>
                <w:color w:val="000000"/>
                <w:sz w:val="16"/>
                <w:szCs w:val="16"/>
                <w:lang w:eastAsia="es-EC"/>
              </w:rPr>
            </w:pPr>
            <w:r w:rsidRPr="008D408B">
              <w:rPr>
                <w:rFonts w:ascii="Times New Roman" w:hAnsi="Times New Roman" w:cs="Times New Roman"/>
                <w:color w:val="000000"/>
                <w:sz w:val="16"/>
                <w:szCs w:val="16"/>
                <w:lang w:eastAsia="es-EC"/>
              </w:rPr>
              <w:t>700 ms</w:t>
            </w:r>
          </w:p>
        </w:tc>
        <w:tc>
          <w:tcPr>
            <w:tcW w:w="709" w:type="dxa"/>
            <w:shd w:val="clear" w:color="auto" w:fill="auto"/>
          </w:tcPr>
          <w:p w14:paraId="0B32DCCB" w14:textId="77777777" w:rsidR="00D8773F" w:rsidRPr="008D408B" w:rsidRDefault="00D8773F" w:rsidP="003C49DA">
            <w:pPr>
              <w:spacing w:line="240" w:lineRule="auto"/>
              <w:jc w:val="center"/>
              <w:rPr>
                <w:rFonts w:ascii="Times New Roman" w:eastAsia="Calibri" w:hAnsi="Times New Roman" w:cs="Times New Roman"/>
                <w:color w:val="000000"/>
                <w:sz w:val="16"/>
                <w:szCs w:val="16"/>
                <w:lang w:eastAsia="es-EC"/>
              </w:rPr>
            </w:pPr>
            <w:r w:rsidRPr="008D408B">
              <w:rPr>
                <w:rFonts w:ascii="Times New Roman" w:eastAsia="Calibri" w:hAnsi="Times New Roman" w:cs="Times New Roman"/>
                <w:color w:val="000000"/>
                <w:sz w:val="16"/>
                <w:szCs w:val="16"/>
                <w:lang w:eastAsia="es-EC"/>
              </w:rPr>
              <w:t>1000 ms</w:t>
            </w:r>
          </w:p>
        </w:tc>
      </w:tr>
      <w:tr w:rsidR="00D8773F" w:rsidRPr="008D408B" w14:paraId="52A701EF" w14:textId="77777777" w:rsidTr="00647BCF">
        <w:trPr>
          <w:trHeight w:val="288"/>
          <w:jc w:val="center"/>
        </w:trPr>
        <w:tc>
          <w:tcPr>
            <w:tcW w:w="1283" w:type="dxa"/>
            <w:tcBorders>
              <w:right w:val="single" w:sz="4" w:space="0" w:color="auto"/>
            </w:tcBorders>
            <w:shd w:val="clear" w:color="auto" w:fill="auto"/>
            <w:noWrap/>
            <w:hideMark/>
          </w:tcPr>
          <w:p w14:paraId="5F159473" w14:textId="77777777" w:rsidR="00D8773F" w:rsidRPr="008D408B" w:rsidRDefault="00D8773F" w:rsidP="003C49DA">
            <w:pPr>
              <w:spacing w:line="240" w:lineRule="auto"/>
              <w:rPr>
                <w:rFonts w:ascii="Times New Roman" w:hAnsi="Times New Roman" w:cs="Times New Roman"/>
                <w:bCs/>
                <w:color w:val="000000"/>
                <w:sz w:val="16"/>
                <w:szCs w:val="16"/>
                <w:lang w:eastAsia="es-EC"/>
              </w:rPr>
            </w:pPr>
            <w:r w:rsidRPr="008D408B">
              <w:rPr>
                <w:rFonts w:ascii="Times New Roman" w:hAnsi="Times New Roman" w:cs="Times New Roman"/>
                <w:bCs/>
                <w:color w:val="000000"/>
                <w:sz w:val="16"/>
                <w:szCs w:val="16"/>
                <w:lang w:eastAsia="es-EC"/>
              </w:rPr>
              <w:t xml:space="preserve">Alertas de bajo consumo </w:t>
            </w:r>
          </w:p>
        </w:tc>
        <w:tc>
          <w:tcPr>
            <w:tcW w:w="702" w:type="dxa"/>
            <w:tcBorders>
              <w:left w:val="single" w:sz="4" w:space="0" w:color="auto"/>
            </w:tcBorders>
            <w:shd w:val="clear" w:color="auto" w:fill="auto"/>
          </w:tcPr>
          <w:p w14:paraId="59ECF2B7" w14:textId="77777777" w:rsidR="00D8773F" w:rsidRPr="008D408B" w:rsidRDefault="00D8773F" w:rsidP="003C49DA">
            <w:pPr>
              <w:spacing w:line="240" w:lineRule="auto"/>
              <w:jc w:val="center"/>
              <w:rPr>
                <w:rFonts w:ascii="Times New Roman" w:hAnsi="Times New Roman" w:cs="Times New Roman"/>
                <w:color w:val="000000"/>
                <w:sz w:val="16"/>
                <w:szCs w:val="16"/>
                <w:lang w:eastAsia="es-EC"/>
              </w:rPr>
            </w:pPr>
            <w:r w:rsidRPr="008D408B">
              <w:rPr>
                <w:rFonts w:ascii="Times New Roman" w:hAnsi="Times New Roman" w:cs="Times New Roman"/>
                <w:color w:val="000000"/>
                <w:sz w:val="16"/>
                <w:szCs w:val="16"/>
                <w:lang w:eastAsia="es-EC"/>
              </w:rPr>
              <w:t>0</w:t>
            </w:r>
          </w:p>
        </w:tc>
        <w:tc>
          <w:tcPr>
            <w:tcW w:w="709" w:type="dxa"/>
            <w:shd w:val="clear" w:color="auto" w:fill="auto"/>
          </w:tcPr>
          <w:p w14:paraId="722848BE" w14:textId="77777777" w:rsidR="00D8773F" w:rsidRPr="008D408B" w:rsidRDefault="00D8773F" w:rsidP="003C49DA">
            <w:pPr>
              <w:spacing w:line="240" w:lineRule="auto"/>
              <w:jc w:val="center"/>
              <w:rPr>
                <w:rFonts w:ascii="Times New Roman" w:hAnsi="Times New Roman" w:cs="Times New Roman"/>
                <w:color w:val="000000"/>
                <w:sz w:val="16"/>
                <w:szCs w:val="16"/>
                <w:lang w:eastAsia="es-EC"/>
              </w:rPr>
            </w:pPr>
            <w:r w:rsidRPr="008D408B">
              <w:rPr>
                <w:rFonts w:ascii="Times New Roman" w:hAnsi="Times New Roman" w:cs="Times New Roman"/>
                <w:color w:val="000000"/>
                <w:sz w:val="16"/>
                <w:szCs w:val="16"/>
                <w:lang w:eastAsia="es-EC"/>
              </w:rPr>
              <w:t>1</w:t>
            </w:r>
          </w:p>
        </w:tc>
        <w:tc>
          <w:tcPr>
            <w:tcW w:w="708" w:type="dxa"/>
            <w:shd w:val="clear" w:color="auto" w:fill="auto"/>
          </w:tcPr>
          <w:p w14:paraId="0E7BA14E" w14:textId="77777777" w:rsidR="00D8773F" w:rsidRPr="008D408B" w:rsidRDefault="00D8773F" w:rsidP="003C49DA">
            <w:pPr>
              <w:spacing w:line="240" w:lineRule="auto"/>
              <w:jc w:val="center"/>
              <w:rPr>
                <w:rFonts w:ascii="Times New Roman" w:hAnsi="Times New Roman" w:cs="Times New Roman"/>
                <w:color w:val="000000"/>
                <w:sz w:val="16"/>
                <w:szCs w:val="16"/>
                <w:lang w:eastAsia="es-EC"/>
              </w:rPr>
            </w:pPr>
            <w:r w:rsidRPr="008D408B">
              <w:rPr>
                <w:rFonts w:ascii="Times New Roman" w:hAnsi="Times New Roman" w:cs="Times New Roman"/>
                <w:color w:val="000000"/>
                <w:sz w:val="16"/>
                <w:szCs w:val="16"/>
                <w:lang w:eastAsia="es-EC"/>
              </w:rPr>
              <w:t>1</w:t>
            </w:r>
          </w:p>
        </w:tc>
        <w:tc>
          <w:tcPr>
            <w:tcW w:w="709" w:type="dxa"/>
            <w:shd w:val="clear" w:color="auto" w:fill="auto"/>
          </w:tcPr>
          <w:p w14:paraId="37E7DF9D" w14:textId="77777777" w:rsidR="00D8773F" w:rsidRPr="008D408B" w:rsidRDefault="00D8773F" w:rsidP="003C49DA">
            <w:pPr>
              <w:spacing w:line="240" w:lineRule="auto"/>
              <w:jc w:val="center"/>
              <w:rPr>
                <w:rFonts w:ascii="Times New Roman" w:hAnsi="Times New Roman" w:cs="Times New Roman"/>
                <w:color w:val="000000"/>
                <w:sz w:val="16"/>
                <w:szCs w:val="16"/>
                <w:lang w:eastAsia="es-EC"/>
              </w:rPr>
            </w:pPr>
            <w:r w:rsidRPr="008D408B">
              <w:rPr>
                <w:rFonts w:ascii="Times New Roman" w:hAnsi="Times New Roman" w:cs="Times New Roman"/>
                <w:color w:val="000000"/>
                <w:sz w:val="16"/>
                <w:szCs w:val="16"/>
                <w:lang w:eastAsia="es-EC"/>
              </w:rPr>
              <w:t>0</w:t>
            </w:r>
          </w:p>
        </w:tc>
        <w:tc>
          <w:tcPr>
            <w:tcW w:w="709" w:type="dxa"/>
            <w:shd w:val="clear" w:color="auto" w:fill="auto"/>
          </w:tcPr>
          <w:p w14:paraId="557A5F4D" w14:textId="77777777" w:rsidR="00D8773F" w:rsidRPr="008D408B" w:rsidRDefault="00D8773F" w:rsidP="003C49DA">
            <w:pPr>
              <w:spacing w:line="240" w:lineRule="auto"/>
              <w:jc w:val="center"/>
              <w:rPr>
                <w:rFonts w:ascii="Times New Roman" w:eastAsia="Calibri" w:hAnsi="Times New Roman" w:cs="Times New Roman"/>
                <w:color w:val="000000"/>
                <w:sz w:val="16"/>
                <w:szCs w:val="16"/>
                <w:lang w:eastAsia="es-EC"/>
              </w:rPr>
            </w:pPr>
            <w:r w:rsidRPr="008D408B">
              <w:rPr>
                <w:rFonts w:ascii="Times New Roman" w:eastAsia="Calibri" w:hAnsi="Times New Roman" w:cs="Times New Roman"/>
                <w:color w:val="000000"/>
                <w:sz w:val="16"/>
                <w:szCs w:val="16"/>
                <w:lang w:eastAsia="es-EC"/>
              </w:rPr>
              <w:t>0</w:t>
            </w:r>
          </w:p>
        </w:tc>
      </w:tr>
      <w:tr w:rsidR="00D8773F" w:rsidRPr="008D408B" w14:paraId="62337DEE" w14:textId="77777777" w:rsidTr="00647BCF">
        <w:trPr>
          <w:trHeight w:val="288"/>
          <w:jc w:val="center"/>
        </w:trPr>
        <w:tc>
          <w:tcPr>
            <w:tcW w:w="1283" w:type="dxa"/>
            <w:tcBorders>
              <w:right w:val="single" w:sz="4" w:space="0" w:color="auto"/>
            </w:tcBorders>
            <w:shd w:val="clear" w:color="auto" w:fill="auto"/>
            <w:noWrap/>
            <w:hideMark/>
          </w:tcPr>
          <w:p w14:paraId="6C021C6A" w14:textId="77777777" w:rsidR="00D8773F" w:rsidRPr="008D408B" w:rsidRDefault="00D8773F" w:rsidP="003C49DA">
            <w:pPr>
              <w:spacing w:line="240" w:lineRule="auto"/>
              <w:rPr>
                <w:rFonts w:ascii="Times New Roman" w:hAnsi="Times New Roman" w:cs="Times New Roman"/>
                <w:bCs/>
                <w:color w:val="000000"/>
                <w:sz w:val="16"/>
                <w:szCs w:val="16"/>
                <w:lang w:eastAsia="es-EC"/>
              </w:rPr>
            </w:pPr>
            <w:r w:rsidRPr="008D408B">
              <w:rPr>
                <w:rFonts w:ascii="Times New Roman" w:hAnsi="Times New Roman" w:cs="Times New Roman"/>
                <w:bCs/>
                <w:color w:val="000000"/>
                <w:sz w:val="16"/>
                <w:szCs w:val="16"/>
                <w:lang w:eastAsia="es-EC"/>
              </w:rPr>
              <w:t xml:space="preserve">Alertas de alto consumo </w:t>
            </w:r>
          </w:p>
        </w:tc>
        <w:tc>
          <w:tcPr>
            <w:tcW w:w="702" w:type="dxa"/>
            <w:tcBorders>
              <w:left w:val="single" w:sz="4" w:space="0" w:color="auto"/>
            </w:tcBorders>
            <w:shd w:val="clear" w:color="auto" w:fill="auto"/>
          </w:tcPr>
          <w:p w14:paraId="2809129C" w14:textId="77777777" w:rsidR="00D8773F" w:rsidRPr="008D408B" w:rsidRDefault="00D8773F" w:rsidP="003C49DA">
            <w:pPr>
              <w:spacing w:line="240" w:lineRule="auto"/>
              <w:jc w:val="center"/>
              <w:rPr>
                <w:rFonts w:ascii="Times New Roman" w:hAnsi="Times New Roman" w:cs="Times New Roman"/>
                <w:color w:val="000000"/>
                <w:sz w:val="16"/>
                <w:szCs w:val="16"/>
                <w:lang w:eastAsia="es-EC"/>
              </w:rPr>
            </w:pPr>
            <w:r w:rsidRPr="008D408B">
              <w:rPr>
                <w:rFonts w:ascii="Times New Roman" w:hAnsi="Times New Roman" w:cs="Times New Roman"/>
                <w:color w:val="000000"/>
                <w:sz w:val="16"/>
                <w:szCs w:val="16"/>
                <w:lang w:eastAsia="es-EC"/>
              </w:rPr>
              <w:t>0</w:t>
            </w:r>
          </w:p>
        </w:tc>
        <w:tc>
          <w:tcPr>
            <w:tcW w:w="709" w:type="dxa"/>
            <w:shd w:val="clear" w:color="auto" w:fill="auto"/>
          </w:tcPr>
          <w:p w14:paraId="7F1BA723" w14:textId="77777777" w:rsidR="00D8773F" w:rsidRPr="008D408B" w:rsidRDefault="00D8773F" w:rsidP="003C49DA">
            <w:pPr>
              <w:spacing w:line="240" w:lineRule="auto"/>
              <w:jc w:val="center"/>
              <w:rPr>
                <w:rFonts w:ascii="Times New Roman" w:hAnsi="Times New Roman" w:cs="Times New Roman"/>
                <w:color w:val="000000"/>
                <w:sz w:val="16"/>
                <w:szCs w:val="16"/>
                <w:lang w:eastAsia="es-EC"/>
              </w:rPr>
            </w:pPr>
            <w:r w:rsidRPr="008D408B">
              <w:rPr>
                <w:rFonts w:ascii="Times New Roman" w:hAnsi="Times New Roman" w:cs="Times New Roman"/>
                <w:color w:val="000000"/>
                <w:sz w:val="16"/>
                <w:szCs w:val="16"/>
                <w:lang w:eastAsia="es-EC"/>
              </w:rPr>
              <w:t>0</w:t>
            </w:r>
          </w:p>
        </w:tc>
        <w:tc>
          <w:tcPr>
            <w:tcW w:w="708" w:type="dxa"/>
            <w:shd w:val="clear" w:color="auto" w:fill="auto"/>
          </w:tcPr>
          <w:p w14:paraId="62E7D9F5" w14:textId="77777777" w:rsidR="00D8773F" w:rsidRPr="008D408B" w:rsidRDefault="00D8773F" w:rsidP="003C49DA">
            <w:pPr>
              <w:spacing w:line="240" w:lineRule="auto"/>
              <w:jc w:val="center"/>
              <w:rPr>
                <w:rFonts w:ascii="Times New Roman" w:hAnsi="Times New Roman" w:cs="Times New Roman"/>
                <w:color w:val="000000"/>
                <w:sz w:val="16"/>
                <w:szCs w:val="16"/>
                <w:lang w:eastAsia="es-EC"/>
              </w:rPr>
            </w:pPr>
            <w:r w:rsidRPr="008D408B">
              <w:rPr>
                <w:rFonts w:ascii="Times New Roman" w:hAnsi="Times New Roman" w:cs="Times New Roman"/>
                <w:color w:val="000000"/>
                <w:sz w:val="16"/>
                <w:szCs w:val="16"/>
                <w:lang w:eastAsia="es-EC"/>
              </w:rPr>
              <w:t>0</w:t>
            </w:r>
          </w:p>
        </w:tc>
        <w:tc>
          <w:tcPr>
            <w:tcW w:w="709" w:type="dxa"/>
            <w:shd w:val="clear" w:color="auto" w:fill="auto"/>
          </w:tcPr>
          <w:p w14:paraId="73A169BD" w14:textId="77777777" w:rsidR="00D8773F" w:rsidRPr="008D408B" w:rsidRDefault="00D8773F" w:rsidP="003C49DA">
            <w:pPr>
              <w:spacing w:line="240" w:lineRule="auto"/>
              <w:jc w:val="center"/>
              <w:rPr>
                <w:rFonts w:ascii="Times New Roman" w:hAnsi="Times New Roman" w:cs="Times New Roman"/>
                <w:color w:val="000000"/>
                <w:sz w:val="16"/>
                <w:szCs w:val="16"/>
                <w:lang w:eastAsia="es-EC"/>
              </w:rPr>
            </w:pPr>
            <w:r w:rsidRPr="008D408B">
              <w:rPr>
                <w:rFonts w:ascii="Times New Roman" w:hAnsi="Times New Roman" w:cs="Times New Roman"/>
                <w:color w:val="000000"/>
                <w:sz w:val="16"/>
                <w:szCs w:val="16"/>
                <w:lang w:eastAsia="es-EC"/>
              </w:rPr>
              <w:t>0</w:t>
            </w:r>
          </w:p>
        </w:tc>
        <w:tc>
          <w:tcPr>
            <w:tcW w:w="709" w:type="dxa"/>
            <w:shd w:val="clear" w:color="auto" w:fill="auto"/>
          </w:tcPr>
          <w:p w14:paraId="12625A6B" w14:textId="77777777" w:rsidR="00D8773F" w:rsidRPr="008D408B" w:rsidRDefault="00D8773F" w:rsidP="003C49DA">
            <w:pPr>
              <w:spacing w:line="240" w:lineRule="auto"/>
              <w:jc w:val="center"/>
              <w:rPr>
                <w:rFonts w:ascii="Times New Roman" w:eastAsia="Calibri" w:hAnsi="Times New Roman" w:cs="Times New Roman"/>
                <w:color w:val="000000"/>
                <w:sz w:val="16"/>
                <w:szCs w:val="16"/>
                <w:lang w:eastAsia="es-EC"/>
              </w:rPr>
            </w:pPr>
            <w:r w:rsidRPr="008D408B">
              <w:rPr>
                <w:rFonts w:ascii="Times New Roman" w:eastAsia="Calibri" w:hAnsi="Times New Roman" w:cs="Times New Roman"/>
                <w:color w:val="000000"/>
                <w:sz w:val="16"/>
                <w:szCs w:val="16"/>
                <w:lang w:eastAsia="es-EC"/>
              </w:rPr>
              <w:t>0</w:t>
            </w:r>
          </w:p>
        </w:tc>
      </w:tr>
      <w:tr w:rsidR="00D8773F" w:rsidRPr="008D408B" w14:paraId="38130915" w14:textId="77777777" w:rsidTr="00647BCF">
        <w:trPr>
          <w:trHeight w:val="288"/>
          <w:jc w:val="center"/>
        </w:trPr>
        <w:tc>
          <w:tcPr>
            <w:tcW w:w="1283" w:type="dxa"/>
            <w:tcBorders>
              <w:right w:val="single" w:sz="4" w:space="0" w:color="auto"/>
            </w:tcBorders>
            <w:shd w:val="clear" w:color="auto" w:fill="auto"/>
            <w:noWrap/>
            <w:hideMark/>
          </w:tcPr>
          <w:p w14:paraId="6C73031A" w14:textId="77777777" w:rsidR="00D8773F" w:rsidRPr="008D408B" w:rsidRDefault="00D8773F" w:rsidP="003C49DA">
            <w:pPr>
              <w:spacing w:line="240" w:lineRule="auto"/>
              <w:rPr>
                <w:rFonts w:ascii="Times New Roman" w:hAnsi="Times New Roman" w:cs="Times New Roman"/>
                <w:color w:val="000000"/>
                <w:sz w:val="16"/>
                <w:szCs w:val="16"/>
                <w:lang w:eastAsia="es-EC"/>
              </w:rPr>
            </w:pPr>
            <w:r w:rsidRPr="008D408B">
              <w:rPr>
                <w:rFonts w:ascii="Times New Roman" w:hAnsi="Times New Roman" w:cs="Times New Roman"/>
                <w:bCs/>
                <w:color w:val="000000"/>
                <w:sz w:val="16"/>
                <w:szCs w:val="16"/>
                <w:lang w:eastAsia="es-EC"/>
              </w:rPr>
              <w:t xml:space="preserve">Fallos de lectura en tiempo real </w:t>
            </w:r>
          </w:p>
        </w:tc>
        <w:tc>
          <w:tcPr>
            <w:tcW w:w="702" w:type="dxa"/>
            <w:tcBorders>
              <w:left w:val="single" w:sz="4" w:space="0" w:color="auto"/>
            </w:tcBorders>
            <w:shd w:val="clear" w:color="auto" w:fill="auto"/>
          </w:tcPr>
          <w:p w14:paraId="134AEF04" w14:textId="77777777" w:rsidR="00D8773F" w:rsidRPr="008D408B" w:rsidRDefault="00D8773F" w:rsidP="003C49DA">
            <w:pPr>
              <w:spacing w:line="240" w:lineRule="auto"/>
              <w:jc w:val="center"/>
              <w:rPr>
                <w:rFonts w:ascii="Times New Roman" w:hAnsi="Times New Roman" w:cs="Times New Roman"/>
                <w:color w:val="000000"/>
                <w:sz w:val="16"/>
                <w:szCs w:val="16"/>
                <w:lang w:eastAsia="es-EC"/>
              </w:rPr>
            </w:pPr>
            <w:r w:rsidRPr="008D408B">
              <w:rPr>
                <w:rFonts w:ascii="Times New Roman" w:hAnsi="Times New Roman" w:cs="Times New Roman"/>
                <w:color w:val="000000"/>
                <w:sz w:val="16"/>
                <w:szCs w:val="16"/>
                <w:lang w:eastAsia="es-EC"/>
              </w:rPr>
              <w:t>0%</w:t>
            </w:r>
          </w:p>
        </w:tc>
        <w:tc>
          <w:tcPr>
            <w:tcW w:w="709" w:type="dxa"/>
            <w:shd w:val="clear" w:color="auto" w:fill="auto"/>
          </w:tcPr>
          <w:p w14:paraId="3CC01597" w14:textId="77777777" w:rsidR="00D8773F" w:rsidRPr="008D408B" w:rsidRDefault="00D8773F" w:rsidP="003C49DA">
            <w:pPr>
              <w:spacing w:line="240" w:lineRule="auto"/>
              <w:jc w:val="center"/>
              <w:rPr>
                <w:rFonts w:ascii="Times New Roman" w:hAnsi="Times New Roman" w:cs="Times New Roman"/>
                <w:color w:val="000000"/>
                <w:sz w:val="16"/>
                <w:szCs w:val="16"/>
                <w:lang w:eastAsia="es-EC"/>
              </w:rPr>
            </w:pPr>
            <w:r w:rsidRPr="008D408B">
              <w:rPr>
                <w:rFonts w:ascii="Times New Roman" w:hAnsi="Times New Roman" w:cs="Times New Roman"/>
                <w:color w:val="000000"/>
                <w:sz w:val="16"/>
                <w:szCs w:val="16"/>
                <w:lang w:eastAsia="es-EC"/>
              </w:rPr>
              <w:t>0%</w:t>
            </w:r>
          </w:p>
        </w:tc>
        <w:tc>
          <w:tcPr>
            <w:tcW w:w="708" w:type="dxa"/>
            <w:shd w:val="clear" w:color="auto" w:fill="auto"/>
          </w:tcPr>
          <w:p w14:paraId="300910FB" w14:textId="77777777" w:rsidR="00D8773F" w:rsidRPr="008D408B" w:rsidRDefault="00D8773F" w:rsidP="003C49DA">
            <w:pPr>
              <w:spacing w:line="240" w:lineRule="auto"/>
              <w:jc w:val="center"/>
              <w:rPr>
                <w:rFonts w:ascii="Times New Roman" w:hAnsi="Times New Roman" w:cs="Times New Roman"/>
                <w:color w:val="000000"/>
                <w:sz w:val="16"/>
                <w:szCs w:val="16"/>
                <w:lang w:eastAsia="es-EC"/>
              </w:rPr>
            </w:pPr>
            <w:r w:rsidRPr="008D408B">
              <w:rPr>
                <w:rFonts w:ascii="Times New Roman" w:hAnsi="Times New Roman" w:cs="Times New Roman"/>
                <w:color w:val="000000"/>
                <w:sz w:val="16"/>
                <w:szCs w:val="16"/>
                <w:lang w:eastAsia="es-EC"/>
              </w:rPr>
              <w:t>5%</w:t>
            </w:r>
          </w:p>
        </w:tc>
        <w:tc>
          <w:tcPr>
            <w:tcW w:w="709" w:type="dxa"/>
            <w:shd w:val="clear" w:color="auto" w:fill="auto"/>
          </w:tcPr>
          <w:p w14:paraId="66DD3FD4" w14:textId="77777777" w:rsidR="00D8773F" w:rsidRPr="008D408B" w:rsidRDefault="00D8773F" w:rsidP="003C49DA">
            <w:pPr>
              <w:spacing w:line="240" w:lineRule="auto"/>
              <w:jc w:val="center"/>
              <w:rPr>
                <w:rFonts w:ascii="Times New Roman" w:hAnsi="Times New Roman" w:cs="Times New Roman"/>
                <w:color w:val="000000"/>
                <w:sz w:val="16"/>
                <w:szCs w:val="16"/>
                <w:lang w:eastAsia="es-EC"/>
              </w:rPr>
            </w:pPr>
            <w:r w:rsidRPr="008D408B">
              <w:rPr>
                <w:rFonts w:ascii="Times New Roman" w:hAnsi="Times New Roman" w:cs="Times New Roman"/>
                <w:color w:val="000000"/>
                <w:sz w:val="16"/>
                <w:szCs w:val="16"/>
                <w:lang w:eastAsia="es-EC"/>
              </w:rPr>
              <w:t>10%</w:t>
            </w:r>
          </w:p>
        </w:tc>
        <w:tc>
          <w:tcPr>
            <w:tcW w:w="709" w:type="dxa"/>
            <w:shd w:val="clear" w:color="auto" w:fill="auto"/>
          </w:tcPr>
          <w:p w14:paraId="50E68F44" w14:textId="77777777" w:rsidR="00D8773F" w:rsidRPr="008D408B" w:rsidRDefault="00D8773F" w:rsidP="003C49DA">
            <w:pPr>
              <w:spacing w:line="240" w:lineRule="auto"/>
              <w:jc w:val="center"/>
              <w:rPr>
                <w:rFonts w:ascii="Times New Roman" w:eastAsia="Calibri" w:hAnsi="Times New Roman" w:cs="Times New Roman"/>
                <w:color w:val="000000"/>
                <w:sz w:val="16"/>
                <w:szCs w:val="16"/>
                <w:lang w:eastAsia="es-EC"/>
              </w:rPr>
            </w:pPr>
            <w:r w:rsidRPr="008D408B">
              <w:rPr>
                <w:rFonts w:ascii="Times New Roman" w:eastAsia="Calibri" w:hAnsi="Times New Roman" w:cs="Times New Roman"/>
                <w:color w:val="000000"/>
                <w:sz w:val="16"/>
                <w:szCs w:val="16"/>
                <w:lang w:eastAsia="es-EC"/>
              </w:rPr>
              <w:t>40%</w:t>
            </w:r>
          </w:p>
        </w:tc>
      </w:tr>
      <w:tr w:rsidR="00D8773F" w:rsidRPr="008D408B" w14:paraId="7FAAE4F6" w14:textId="77777777" w:rsidTr="00647BCF">
        <w:trPr>
          <w:trHeight w:val="288"/>
          <w:jc w:val="center"/>
        </w:trPr>
        <w:tc>
          <w:tcPr>
            <w:tcW w:w="1283" w:type="dxa"/>
            <w:tcBorders>
              <w:bottom w:val="double" w:sz="4" w:space="0" w:color="auto"/>
              <w:right w:val="single" w:sz="4" w:space="0" w:color="auto"/>
            </w:tcBorders>
            <w:shd w:val="clear" w:color="auto" w:fill="auto"/>
            <w:noWrap/>
            <w:hideMark/>
          </w:tcPr>
          <w:p w14:paraId="4D503B40" w14:textId="77777777" w:rsidR="00D8773F" w:rsidRPr="008D408B" w:rsidRDefault="00D8773F" w:rsidP="003C49DA">
            <w:pPr>
              <w:spacing w:line="240" w:lineRule="auto"/>
              <w:rPr>
                <w:rFonts w:ascii="Times New Roman" w:hAnsi="Times New Roman" w:cs="Times New Roman"/>
                <w:color w:val="000000"/>
                <w:sz w:val="16"/>
                <w:szCs w:val="16"/>
                <w:lang w:eastAsia="es-EC"/>
              </w:rPr>
            </w:pPr>
            <w:r w:rsidRPr="008D408B">
              <w:rPr>
                <w:rFonts w:ascii="Times New Roman" w:hAnsi="Times New Roman" w:cs="Times New Roman"/>
                <w:bCs/>
                <w:color w:val="000000"/>
                <w:sz w:val="16"/>
                <w:szCs w:val="16"/>
                <w:lang w:eastAsia="es-EC"/>
              </w:rPr>
              <w:t xml:space="preserve">Fiabilidad de Comunicaciones </w:t>
            </w:r>
          </w:p>
        </w:tc>
        <w:tc>
          <w:tcPr>
            <w:tcW w:w="702" w:type="dxa"/>
            <w:tcBorders>
              <w:left w:val="single" w:sz="4" w:space="0" w:color="auto"/>
              <w:bottom w:val="double" w:sz="4" w:space="0" w:color="auto"/>
            </w:tcBorders>
            <w:shd w:val="clear" w:color="auto" w:fill="auto"/>
          </w:tcPr>
          <w:p w14:paraId="19FDF12D" w14:textId="77777777" w:rsidR="00D8773F" w:rsidRPr="008D408B" w:rsidRDefault="00D8773F" w:rsidP="003C49DA">
            <w:pPr>
              <w:spacing w:line="240" w:lineRule="auto"/>
              <w:jc w:val="center"/>
              <w:rPr>
                <w:rFonts w:ascii="Times New Roman" w:hAnsi="Times New Roman" w:cs="Times New Roman"/>
                <w:color w:val="000000"/>
                <w:sz w:val="16"/>
                <w:szCs w:val="16"/>
                <w:lang w:eastAsia="es-EC"/>
              </w:rPr>
            </w:pPr>
            <w:r w:rsidRPr="008D408B">
              <w:rPr>
                <w:rFonts w:ascii="Times New Roman" w:hAnsi="Times New Roman" w:cs="Times New Roman"/>
                <w:color w:val="000000"/>
                <w:sz w:val="16"/>
                <w:szCs w:val="16"/>
                <w:lang w:eastAsia="es-EC"/>
              </w:rPr>
              <w:t>100%</w:t>
            </w:r>
          </w:p>
        </w:tc>
        <w:tc>
          <w:tcPr>
            <w:tcW w:w="709" w:type="dxa"/>
            <w:tcBorders>
              <w:bottom w:val="double" w:sz="4" w:space="0" w:color="auto"/>
            </w:tcBorders>
            <w:shd w:val="clear" w:color="auto" w:fill="auto"/>
          </w:tcPr>
          <w:p w14:paraId="3E1A068B" w14:textId="77777777" w:rsidR="00D8773F" w:rsidRPr="008D408B" w:rsidRDefault="00D8773F" w:rsidP="003C49DA">
            <w:pPr>
              <w:spacing w:line="240" w:lineRule="auto"/>
              <w:jc w:val="center"/>
              <w:rPr>
                <w:rFonts w:ascii="Times New Roman" w:hAnsi="Times New Roman" w:cs="Times New Roman"/>
                <w:color w:val="000000"/>
                <w:sz w:val="16"/>
                <w:szCs w:val="16"/>
                <w:lang w:eastAsia="es-EC"/>
              </w:rPr>
            </w:pPr>
            <w:r w:rsidRPr="008D408B">
              <w:rPr>
                <w:rFonts w:ascii="Times New Roman" w:hAnsi="Times New Roman" w:cs="Times New Roman"/>
                <w:color w:val="000000"/>
                <w:sz w:val="16"/>
                <w:szCs w:val="16"/>
                <w:lang w:eastAsia="es-EC"/>
              </w:rPr>
              <w:t>100%</w:t>
            </w:r>
          </w:p>
        </w:tc>
        <w:tc>
          <w:tcPr>
            <w:tcW w:w="708" w:type="dxa"/>
            <w:tcBorders>
              <w:bottom w:val="double" w:sz="4" w:space="0" w:color="auto"/>
            </w:tcBorders>
            <w:shd w:val="clear" w:color="auto" w:fill="auto"/>
          </w:tcPr>
          <w:p w14:paraId="0779C902" w14:textId="77777777" w:rsidR="00D8773F" w:rsidRPr="008D408B" w:rsidRDefault="00D8773F" w:rsidP="003C49DA">
            <w:pPr>
              <w:spacing w:line="240" w:lineRule="auto"/>
              <w:jc w:val="center"/>
              <w:rPr>
                <w:rFonts w:ascii="Times New Roman" w:hAnsi="Times New Roman" w:cs="Times New Roman"/>
                <w:color w:val="000000"/>
                <w:sz w:val="16"/>
                <w:szCs w:val="16"/>
                <w:lang w:eastAsia="es-EC"/>
              </w:rPr>
            </w:pPr>
            <w:r w:rsidRPr="008D408B">
              <w:rPr>
                <w:rFonts w:ascii="Times New Roman" w:hAnsi="Times New Roman" w:cs="Times New Roman"/>
                <w:color w:val="000000"/>
                <w:sz w:val="16"/>
                <w:szCs w:val="16"/>
                <w:lang w:eastAsia="es-EC"/>
              </w:rPr>
              <w:t>95%</w:t>
            </w:r>
          </w:p>
        </w:tc>
        <w:tc>
          <w:tcPr>
            <w:tcW w:w="709" w:type="dxa"/>
            <w:tcBorders>
              <w:bottom w:val="double" w:sz="4" w:space="0" w:color="auto"/>
            </w:tcBorders>
            <w:shd w:val="clear" w:color="auto" w:fill="auto"/>
          </w:tcPr>
          <w:p w14:paraId="66210247" w14:textId="77777777" w:rsidR="00D8773F" w:rsidRPr="008D408B" w:rsidRDefault="00D8773F" w:rsidP="003C49DA">
            <w:pPr>
              <w:spacing w:line="240" w:lineRule="auto"/>
              <w:jc w:val="center"/>
              <w:rPr>
                <w:rFonts w:ascii="Times New Roman" w:hAnsi="Times New Roman" w:cs="Times New Roman"/>
                <w:color w:val="000000"/>
                <w:sz w:val="16"/>
                <w:szCs w:val="16"/>
                <w:lang w:eastAsia="es-EC"/>
              </w:rPr>
            </w:pPr>
            <w:r w:rsidRPr="008D408B">
              <w:rPr>
                <w:rFonts w:ascii="Times New Roman" w:hAnsi="Times New Roman" w:cs="Times New Roman"/>
                <w:color w:val="000000"/>
                <w:sz w:val="16"/>
                <w:szCs w:val="16"/>
                <w:lang w:eastAsia="es-EC"/>
              </w:rPr>
              <w:t>90%</w:t>
            </w:r>
          </w:p>
        </w:tc>
        <w:tc>
          <w:tcPr>
            <w:tcW w:w="709" w:type="dxa"/>
            <w:tcBorders>
              <w:bottom w:val="double" w:sz="4" w:space="0" w:color="auto"/>
            </w:tcBorders>
            <w:shd w:val="clear" w:color="auto" w:fill="auto"/>
          </w:tcPr>
          <w:p w14:paraId="1B61529C" w14:textId="77777777" w:rsidR="00D8773F" w:rsidRPr="008D408B" w:rsidRDefault="00D8773F" w:rsidP="003C49DA">
            <w:pPr>
              <w:spacing w:line="240" w:lineRule="auto"/>
              <w:jc w:val="center"/>
              <w:rPr>
                <w:rFonts w:ascii="Times New Roman" w:eastAsia="Calibri" w:hAnsi="Times New Roman" w:cs="Times New Roman"/>
                <w:color w:val="000000"/>
                <w:sz w:val="16"/>
                <w:szCs w:val="16"/>
                <w:lang w:eastAsia="es-EC"/>
              </w:rPr>
            </w:pPr>
            <w:r w:rsidRPr="008D408B">
              <w:rPr>
                <w:rFonts w:ascii="Times New Roman" w:eastAsia="Calibri" w:hAnsi="Times New Roman" w:cs="Times New Roman"/>
                <w:color w:val="000000"/>
                <w:sz w:val="16"/>
                <w:szCs w:val="16"/>
                <w:lang w:eastAsia="es-EC"/>
              </w:rPr>
              <w:t>60%</w:t>
            </w:r>
          </w:p>
        </w:tc>
      </w:tr>
    </w:tbl>
    <w:p w14:paraId="24DE20D2" w14:textId="77777777" w:rsidR="00D8773F" w:rsidRDefault="00D8773F" w:rsidP="00D15A83">
      <w:pPr>
        <w:spacing w:after="0" w:line="240" w:lineRule="auto"/>
        <w:ind w:firstLine="142"/>
        <w:jc w:val="both"/>
        <w:rPr>
          <w:rFonts w:ascii="Times New Roman" w:hAnsi="Times New Roman" w:cs="Times New Roman"/>
          <w:sz w:val="20"/>
          <w:szCs w:val="20"/>
        </w:rPr>
      </w:pPr>
    </w:p>
    <w:p w14:paraId="77913B27" w14:textId="4D5237CE" w:rsidR="00D8773F" w:rsidRPr="00D8773F" w:rsidRDefault="00D8773F" w:rsidP="00AE1997">
      <w:pPr>
        <w:spacing w:after="0" w:line="240" w:lineRule="auto"/>
        <w:ind w:firstLine="142"/>
        <w:jc w:val="both"/>
        <w:rPr>
          <w:rFonts w:ascii="Times New Roman" w:hAnsi="Times New Roman" w:cs="Times New Roman"/>
          <w:sz w:val="20"/>
          <w:szCs w:val="20"/>
        </w:rPr>
      </w:pPr>
      <w:r w:rsidRPr="00D8773F">
        <w:rPr>
          <w:rFonts w:ascii="Times New Roman" w:hAnsi="Times New Roman" w:cs="Times New Roman"/>
          <w:sz w:val="20"/>
          <w:szCs w:val="20"/>
        </w:rPr>
        <w:t>Una de las pruebas realizadas es</w:t>
      </w:r>
      <w:r>
        <w:rPr>
          <w:rFonts w:ascii="Times New Roman" w:hAnsi="Times New Roman" w:cs="Times New Roman"/>
          <w:sz w:val="20"/>
          <w:szCs w:val="20"/>
        </w:rPr>
        <w:t xml:space="preserve"> para</w:t>
      </w:r>
      <w:r w:rsidRPr="00D8773F">
        <w:rPr>
          <w:rFonts w:ascii="Times New Roman" w:hAnsi="Times New Roman" w:cs="Times New Roman"/>
          <w:sz w:val="20"/>
          <w:szCs w:val="20"/>
        </w:rPr>
        <w:t xml:space="preserve"> verificar la calidad de las comunicaciones inalámbricas de la red WSN, así como la fiabilidad de funcionamiento del </w:t>
      </w:r>
      <w:r>
        <w:rPr>
          <w:rFonts w:ascii="Times New Roman" w:hAnsi="Times New Roman" w:cs="Times New Roman"/>
          <w:sz w:val="20"/>
          <w:szCs w:val="20"/>
        </w:rPr>
        <w:t xml:space="preserve">Nodo </w:t>
      </w:r>
      <w:proofErr w:type="spellStart"/>
      <w:r>
        <w:rPr>
          <w:rFonts w:ascii="Times New Roman" w:hAnsi="Times New Roman" w:cs="Times New Roman"/>
          <w:sz w:val="20"/>
          <w:szCs w:val="20"/>
        </w:rPr>
        <w:t>IdC</w:t>
      </w:r>
      <w:proofErr w:type="spellEnd"/>
      <w:r>
        <w:rPr>
          <w:rFonts w:ascii="Times New Roman" w:hAnsi="Times New Roman" w:cs="Times New Roman"/>
          <w:sz w:val="20"/>
          <w:szCs w:val="20"/>
        </w:rPr>
        <w:t xml:space="preserve"> de campo</w:t>
      </w:r>
      <w:r w:rsidRPr="00D8773F">
        <w:rPr>
          <w:rFonts w:ascii="Times New Roman" w:hAnsi="Times New Roman" w:cs="Times New Roman"/>
          <w:sz w:val="20"/>
          <w:szCs w:val="20"/>
        </w:rPr>
        <w:t xml:space="preserve"> para diferentes medios de propagación considerando las posibilidades de implementación en un entorno real y ampliado en la zona de impacto. Respecto al tiempo de respuesta o de lectura en el nodo de campo, una vez que se ha medido la corriente en el canal seleccionado, estos están en todas las pruebas en el orden de los milisegundos. Como se puede ver en la Tabla </w:t>
      </w:r>
      <w:r>
        <w:rPr>
          <w:rFonts w:ascii="Times New Roman" w:hAnsi="Times New Roman" w:cs="Times New Roman"/>
          <w:sz w:val="20"/>
          <w:szCs w:val="20"/>
        </w:rPr>
        <w:t>II</w:t>
      </w:r>
      <w:r w:rsidRPr="00D8773F">
        <w:rPr>
          <w:rFonts w:ascii="Times New Roman" w:hAnsi="Times New Roman" w:cs="Times New Roman"/>
          <w:sz w:val="20"/>
          <w:szCs w:val="20"/>
        </w:rPr>
        <w:t>, se han probado en 15 m, 50 m, 100 m, 200 m y 500 m. En todas las pruebas, el tiempo de respuesta se puede considerar en tiempo real cuando no hay interferencia por el entorno urbano o a su vez la red WSN está en línea de vista. Por otro lado, cuando el sistema de monitoreo está más alejado y con interferencia por mamposterías, edificaciones o vegetación, se evidencia que desde los 200 m se supera los 500 ms en la respuesta y visualmente se puede verificar un mínimo retardo en la respuesta. Sin embargo, para propósitos de monitoreo, este tiempo es despreciable por lo que se asume que el sistema es en Tiempo Real. También se ha verificado el número de lec</w:t>
      </w:r>
      <w:r>
        <w:rPr>
          <w:rFonts w:ascii="Times New Roman" w:hAnsi="Times New Roman" w:cs="Times New Roman"/>
          <w:sz w:val="20"/>
          <w:szCs w:val="20"/>
        </w:rPr>
        <w:t xml:space="preserve">turas enviadas desde el Nodo </w:t>
      </w:r>
      <w:proofErr w:type="spellStart"/>
      <w:r>
        <w:rPr>
          <w:rFonts w:ascii="Times New Roman" w:hAnsi="Times New Roman" w:cs="Times New Roman"/>
          <w:sz w:val="20"/>
          <w:szCs w:val="20"/>
        </w:rPr>
        <w:t>IdC</w:t>
      </w:r>
      <w:proofErr w:type="spellEnd"/>
      <w:r w:rsidRPr="00D8773F">
        <w:rPr>
          <w:rFonts w:ascii="Times New Roman" w:hAnsi="Times New Roman" w:cs="Times New Roman"/>
          <w:sz w:val="20"/>
          <w:szCs w:val="20"/>
        </w:rPr>
        <w:t xml:space="preserve"> de campo hacia </w:t>
      </w:r>
      <w:r>
        <w:rPr>
          <w:rFonts w:ascii="Times New Roman" w:hAnsi="Times New Roman" w:cs="Times New Roman"/>
          <w:sz w:val="20"/>
          <w:szCs w:val="20"/>
        </w:rPr>
        <w:t xml:space="preserve">el nodo </w:t>
      </w:r>
      <w:r>
        <w:rPr>
          <w:rFonts w:ascii="Times New Roman" w:hAnsi="Times New Roman" w:cs="Times New Roman"/>
          <w:sz w:val="20"/>
          <w:szCs w:val="20"/>
        </w:rPr>
        <w:t>concentrador</w:t>
      </w:r>
      <w:r w:rsidRPr="00D8773F">
        <w:rPr>
          <w:rFonts w:ascii="Times New Roman" w:hAnsi="Times New Roman" w:cs="Times New Roman"/>
          <w:sz w:val="20"/>
          <w:szCs w:val="20"/>
        </w:rPr>
        <w:t>. En este caso se ha evidenciado que desde los 200 m se pierde el 10% de las lecturas en tiempo real. Esto indica que la vegetación e interferencias del entorno urbano influyen sustancialmente en la red WSN, sin embargo, para propósitos de análisis se debe considerar que son distancias críticas que normalmente no se implementan en sistemas de monitoreo</w:t>
      </w:r>
      <w:r>
        <w:rPr>
          <w:rFonts w:ascii="Times New Roman" w:hAnsi="Times New Roman" w:cs="Times New Roman"/>
          <w:sz w:val="20"/>
          <w:szCs w:val="20"/>
        </w:rPr>
        <w:t xml:space="preserve"> extendidos</w:t>
      </w:r>
      <w:r w:rsidRPr="00D8773F">
        <w:rPr>
          <w:rFonts w:ascii="Times New Roman" w:hAnsi="Times New Roman" w:cs="Times New Roman"/>
          <w:sz w:val="20"/>
          <w:szCs w:val="20"/>
        </w:rPr>
        <w:t xml:space="preserve">, así como también que el número aparente de lecturas perdidas en tiempo real no alteran un análisis </w:t>
      </w:r>
      <w:r>
        <w:rPr>
          <w:rFonts w:ascii="Times New Roman" w:hAnsi="Times New Roman" w:cs="Times New Roman"/>
          <w:sz w:val="20"/>
          <w:szCs w:val="20"/>
        </w:rPr>
        <w:t>global</w:t>
      </w:r>
      <w:r w:rsidRPr="00D8773F">
        <w:rPr>
          <w:rFonts w:ascii="Times New Roman" w:hAnsi="Times New Roman" w:cs="Times New Roman"/>
          <w:sz w:val="20"/>
          <w:szCs w:val="20"/>
        </w:rPr>
        <w:t xml:space="preserve"> del comportamiento del consumo de línea de distribución. </w:t>
      </w:r>
    </w:p>
    <w:p w14:paraId="15FD07A3" w14:textId="6633AECD" w:rsidR="003D09AE" w:rsidRDefault="00D8773F" w:rsidP="00D8773F">
      <w:pPr>
        <w:spacing w:after="0" w:line="240" w:lineRule="auto"/>
        <w:ind w:firstLine="142"/>
        <w:jc w:val="both"/>
        <w:rPr>
          <w:rFonts w:ascii="Times New Roman" w:hAnsi="Times New Roman" w:cs="Times New Roman"/>
          <w:sz w:val="20"/>
          <w:szCs w:val="20"/>
        </w:rPr>
      </w:pPr>
      <w:r w:rsidRPr="00D8773F">
        <w:rPr>
          <w:rFonts w:ascii="Times New Roman" w:hAnsi="Times New Roman" w:cs="Times New Roman"/>
          <w:sz w:val="20"/>
          <w:szCs w:val="20"/>
        </w:rPr>
        <w:t>Finalmente, el sistema se ha configurado para que genere alertas de bajo o alto consumo en las líneas de distribución. Un alto consumo se ha considerado para cuando se dispongan corrientes de línea superiores a los 2,5 A. Y el bajo consumo cuando la corriente de línea decaiga bruscamente a valores bajo 0,1 A. Durante las pruebas realizadas se ha evidenciado una alerta de fallo de línea cuando la demanda ha decaído debido al apagado general de toda la carga, así como cuando se ha realizado una desconexión física de la línea por interruptor de potencia</w:t>
      </w:r>
      <w:r>
        <w:rPr>
          <w:rFonts w:ascii="Times New Roman" w:hAnsi="Times New Roman" w:cs="Times New Roman"/>
          <w:sz w:val="20"/>
          <w:szCs w:val="20"/>
        </w:rPr>
        <w:t>.</w:t>
      </w:r>
    </w:p>
    <w:p w14:paraId="6742DAF1" w14:textId="77777777" w:rsidR="007043CC" w:rsidRPr="00EC7B3A" w:rsidRDefault="007043CC" w:rsidP="007043CC">
      <w:pPr>
        <w:pStyle w:val="ListParagraph"/>
        <w:numPr>
          <w:ilvl w:val="0"/>
          <w:numId w:val="2"/>
        </w:numPr>
        <w:spacing w:before="360" w:after="120" w:line="240" w:lineRule="auto"/>
        <w:ind w:left="425" w:hanging="425"/>
        <w:contextualSpacing w:val="0"/>
        <w:jc w:val="center"/>
        <w:rPr>
          <w:rFonts w:ascii="Times New Roman" w:hAnsi="Times New Roman" w:cs="Times New Roman"/>
          <w:smallCaps/>
          <w:sz w:val="20"/>
        </w:rPr>
      </w:pPr>
      <w:r w:rsidRPr="00EC7B3A">
        <w:rPr>
          <w:rFonts w:ascii="Times New Roman" w:hAnsi="Times New Roman" w:cs="Times New Roman"/>
          <w:smallCaps/>
          <w:sz w:val="20"/>
        </w:rPr>
        <w:t>Conclusion</w:t>
      </w:r>
      <w:r>
        <w:rPr>
          <w:rFonts w:ascii="Times New Roman" w:hAnsi="Times New Roman" w:cs="Times New Roman"/>
          <w:smallCaps/>
          <w:sz w:val="20"/>
        </w:rPr>
        <w:t>es</w:t>
      </w:r>
    </w:p>
    <w:p w14:paraId="5735683C" w14:textId="15FD2E45" w:rsidR="00F276AB" w:rsidRDefault="00F276AB" w:rsidP="00647BCF">
      <w:pPr>
        <w:pStyle w:val="ListParagraph"/>
        <w:spacing w:after="60"/>
        <w:ind w:left="0" w:firstLine="142"/>
        <w:jc w:val="both"/>
        <w:rPr>
          <w:rFonts w:ascii="Times New Roman" w:hAnsi="Times New Roman" w:cs="Times New Roman"/>
          <w:sz w:val="20"/>
        </w:rPr>
      </w:pPr>
      <w:r w:rsidRPr="00F276AB">
        <w:rPr>
          <w:rFonts w:ascii="Times New Roman" w:hAnsi="Times New Roman" w:cs="Times New Roman"/>
          <w:sz w:val="20"/>
        </w:rPr>
        <w:t xml:space="preserve">En este documento se ha presentado el desarrollo de un Sistema de </w:t>
      </w:r>
      <w:r>
        <w:rPr>
          <w:rFonts w:ascii="Times New Roman" w:hAnsi="Times New Roman" w:cs="Times New Roman"/>
          <w:sz w:val="20"/>
        </w:rPr>
        <w:t xml:space="preserve">Medición y Análisis de Consumos basado en </w:t>
      </w:r>
      <w:proofErr w:type="spellStart"/>
      <w:r>
        <w:rPr>
          <w:rFonts w:ascii="Times New Roman" w:hAnsi="Times New Roman" w:cs="Times New Roman"/>
          <w:sz w:val="20"/>
        </w:rPr>
        <w:t>IdC</w:t>
      </w:r>
      <w:proofErr w:type="spellEnd"/>
      <w:r>
        <w:rPr>
          <w:rFonts w:ascii="Times New Roman" w:hAnsi="Times New Roman" w:cs="Times New Roman"/>
          <w:sz w:val="20"/>
        </w:rPr>
        <w:t xml:space="preserve"> </w:t>
      </w:r>
      <w:r w:rsidRPr="00F276AB">
        <w:rPr>
          <w:rFonts w:ascii="Times New Roman" w:hAnsi="Times New Roman" w:cs="Times New Roman"/>
          <w:sz w:val="20"/>
        </w:rPr>
        <w:t xml:space="preserve">para </w:t>
      </w:r>
      <w:r>
        <w:rPr>
          <w:rFonts w:ascii="Times New Roman" w:hAnsi="Times New Roman" w:cs="Times New Roman"/>
          <w:sz w:val="20"/>
        </w:rPr>
        <w:t xml:space="preserve">Líneas de Distribución en </w:t>
      </w:r>
      <w:r w:rsidRPr="00F276AB">
        <w:rPr>
          <w:rFonts w:ascii="Times New Roman" w:hAnsi="Times New Roman" w:cs="Times New Roman"/>
          <w:sz w:val="20"/>
        </w:rPr>
        <w:t xml:space="preserve">CENEL, Esmeraldas. También se ha demostrado que es posible utilizar transformadores de corriente no invasivos en cada línea de distribución para hacer una lectura de consumo en tiempo real, así como generar una base de datos con la información de estas lecturas y de alertas generadas. Para implementar la WSN se ha utilizado comunicación </w:t>
      </w:r>
      <w:proofErr w:type="spellStart"/>
      <w:r w:rsidRPr="00F276AB">
        <w:rPr>
          <w:rFonts w:ascii="Times New Roman" w:hAnsi="Times New Roman" w:cs="Times New Roman"/>
          <w:sz w:val="20"/>
        </w:rPr>
        <w:t>LoRa</w:t>
      </w:r>
      <w:proofErr w:type="spellEnd"/>
      <w:r w:rsidRPr="00F276AB">
        <w:rPr>
          <w:rFonts w:ascii="Times New Roman" w:hAnsi="Times New Roman" w:cs="Times New Roman"/>
          <w:sz w:val="20"/>
        </w:rPr>
        <w:t xml:space="preserve"> en topología tipo malla. El modelo de red implementado permite abordar distancias de hasta 1000 metros entre el</w:t>
      </w:r>
      <w:r>
        <w:rPr>
          <w:rFonts w:ascii="Times New Roman" w:hAnsi="Times New Roman" w:cs="Times New Roman"/>
          <w:sz w:val="20"/>
        </w:rPr>
        <w:t xml:space="preserve"> Nodo Concentrador y el primer N</w:t>
      </w:r>
      <w:r w:rsidRPr="00F276AB">
        <w:rPr>
          <w:rFonts w:ascii="Times New Roman" w:hAnsi="Times New Roman" w:cs="Times New Roman"/>
          <w:sz w:val="20"/>
        </w:rPr>
        <w:t>odo</w:t>
      </w:r>
      <w:r>
        <w:rPr>
          <w:rFonts w:ascii="Times New Roman" w:hAnsi="Times New Roman" w:cs="Times New Roman"/>
          <w:sz w:val="20"/>
        </w:rPr>
        <w:t xml:space="preserve"> </w:t>
      </w:r>
      <w:proofErr w:type="spellStart"/>
      <w:r>
        <w:rPr>
          <w:rFonts w:ascii="Times New Roman" w:hAnsi="Times New Roman" w:cs="Times New Roman"/>
          <w:sz w:val="20"/>
        </w:rPr>
        <w:t>IdC</w:t>
      </w:r>
      <w:proofErr w:type="spellEnd"/>
      <w:r>
        <w:rPr>
          <w:rFonts w:ascii="Times New Roman" w:hAnsi="Times New Roman" w:cs="Times New Roman"/>
          <w:sz w:val="20"/>
        </w:rPr>
        <w:t xml:space="preserve"> de campo</w:t>
      </w:r>
      <w:r w:rsidRPr="00F276AB">
        <w:rPr>
          <w:rFonts w:ascii="Times New Roman" w:hAnsi="Times New Roman" w:cs="Times New Roman"/>
          <w:sz w:val="20"/>
        </w:rPr>
        <w:t xml:space="preserve"> más próximo de la red WSN</w:t>
      </w:r>
      <w:r>
        <w:rPr>
          <w:rFonts w:ascii="Times New Roman" w:hAnsi="Times New Roman" w:cs="Times New Roman"/>
          <w:sz w:val="20"/>
        </w:rPr>
        <w:t>.</w:t>
      </w:r>
    </w:p>
    <w:p w14:paraId="48F50104" w14:textId="1623EA96" w:rsidR="00F276AB" w:rsidRDefault="00F276AB" w:rsidP="00F276AB">
      <w:pPr>
        <w:pStyle w:val="ListParagraph"/>
        <w:spacing w:after="60"/>
        <w:ind w:left="0" w:firstLine="142"/>
        <w:jc w:val="both"/>
        <w:rPr>
          <w:rFonts w:ascii="Times New Roman" w:hAnsi="Times New Roman" w:cs="Times New Roman"/>
          <w:sz w:val="20"/>
        </w:rPr>
      </w:pPr>
      <w:r>
        <w:rPr>
          <w:rFonts w:ascii="Times New Roman" w:hAnsi="Times New Roman" w:cs="Times New Roman"/>
          <w:sz w:val="20"/>
        </w:rPr>
        <w:t xml:space="preserve">Debido a que el Nodo </w:t>
      </w:r>
      <w:proofErr w:type="spellStart"/>
      <w:r>
        <w:rPr>
          <w:rFonts w:ascii="Times New Roman" w:hAnsi="Times New Roman" w:cs="Times New Roman"/>
          <w:sz w:val="20"/>
        </w:rPr>
        <w:t>IdC</w:t>
      </w:r>
      <w:proofErr w:type="spellEnd"/>
      <w:r w:rsidRPr="00F276AB">
        <w:rPr>
          <w:rFonts w:ascii="Times New Roman" w:hAnsi="Times New Roman" w:cs="Times New Roman"/>
          <w:sz w:val="20"/>
        </w:rPr>
        <w:t xml:space="preserve"> de campo utiliza el </w:t>
      </w:r>
      <w:proofErr w:type="spellStart"/>
      <w:r w:rsidRPr="00F276AB">
        <w:rPr>
          <w:rFonts w:ascii="Times New Roman" w:hAnsi="Times New Roman" w:cs="Times New Roman"/>
          <w:sz w:val="20"/>
        </w:rPr>
        <w:t>transceiver</w:t>
      </w:r>
      <w:proofErr w:type="spellEnd"/>
      <w:r w:rsidRPr="00F276AB">
        <w:rPr>
          <w:rFonts w:ascii="Times New Roman" w:hAnsi="Times New Roman" w:cs="Times New Roman"/>
          <w:sz w:val="20"/>
        </w:rPr>
        <w:t xml:space="preserve"> SX1272 con protocolo </w:t>
      </w:r>
      <w:proofErr w:type="spellStart"/>
      <w:r w:rsidRPr="00F276AB">
        <w:rPr>
          <w:rFonts w:ascii="Times New Roman" w:hAnsi="Times New Roman" w:cs="Times New Roman"/>
          <w:sz w:val="20"/>
        </w:rPr>
        <w:t>LoRa</w:t>
      </w:r>
      <w:proofErr w:type="spellEnd"/>
      <w:r w:rsidRPr="00F276AB">
        <w:rPr>
          <w:rFonts w:ascii="Times New Roman" w:hAnsi="Times New Roman" w:cs="Times New Roman"/>
          <w:sz w:val="20"/>
        </w:rPr>
        <w:t>, se ha utilizado un canal de 900Hz, lo que permite tener comunicaciones sin interferencia de otras redes inalámbricas en la zona de impacto. Estos niveles de frecuencia de trabajo, no afectan al medio ambiente, así como tampoco al ser humano, por lo que se constituyen en una solución no invasiva, saludable y sostenible</w:t>
      </w:r>
      <w:r>
        <w:rPr>
          <w:rFonts w:ascii="Times New Roman" w:hAnsi="Times New Roman" w:cs="Times New Roman"/>
          <w:sz w:val="20"/>
        </w:rPr>
        <w:t>.</w:t>
      </w:r>
    </w:p>
    <w:p w14:paraId="286A7BD3" w14:textId="05121531" w:rsidR="00F276AB" w:rsidRDefault="00F276AB" w:rsidP="00F276AB">
      <w:pPr>
        <w:pStyle w:val="ListParagraph"/>
        <w:spacing w:after="60"/>
        <w:ind w:left="0" w:firstLine="142"/>
        <w:jc w:val="both"/>
        <w:rPr>
          <w:rFonts w:ascii="Times New Roman" w:hAnsi="Times New Roman" w:cs="Times New Roman"/>
          <w:sz w:val="20"/>
        </w:rPr>
      </w:pPr>
      <w:r w:rsidRPr="00F276AB">
        <w:rPr>
          <w:rFonts w:ascii="Times New Roman" w:hAnsi="Times New Roman" w:cs="Times New Roman"/>
          <w:sz w:val="20"/>
        </w:rPr>
        <w:t xml:space="preserve">Respecto a las lecturas, se ha evidenciado que la mismas se pueden considerar en tiempo real, puesto que el tiempo que </w:t>
      </w:r>
      <w:r>
        <w:rPr>
          <w:rFonts w:ascii="Times New Roman" w:hAnsi="Times New Roman" w:cs="Times New Roman"/>
          <w:sz w:val="20"/>
        </w:rPr>
        <w:t xml:space="preserve">transcurre desde que el Nodo </w:t>
      </w:r>
      <w:proofErr w:type="spellStart"/>
      <w:r>
        <w:rPr>
          <w:rFonts w:ascii="Times New Roman" w:hAnsi="Times New Roman" w:cs="Times New Roman"/>
          <w:sz w:val="20"/>
        </w:rPr>
        <w:t>IdC</w:t>
      </w:r>
      <w:proofErr w:type="spellEnd"/>
      <w:r w:rsidRPr="00F276AB">
        <w:rPr>
          <w:rFonts w:ascii="Times New Roman" w:hAnsi="Times New Roman" w:cs="Times New Roman"/>
          <w:sz w:val="20"/>
        </w:rPr>
        <w:t xml:space="preserve"> de campo envía la información</w:t>
      </w:r>
      <w:r>
        <w:rPr>
          <w:rFonts w:ascii="Times New Roman" w:hAnsi="Times New Roman" w:cs="Times New Roman"/>
          <w:sz w:val="20"/>
        </w:rPr>
        <w:t xml:space="preserve"> hacia el nodo c</w:t>
      </w:r>
      <w:r w:rsidRPr="00F276AB">
        <w:rPr>
          <w:rFonts w:ascii="Times New Roman" w:hAnsi="Times New Roman" w:cs="Times New Roman"/>
          <w:sz w:val="20"/>
        </w:rPr>
        <w:t>oncentrador está en el orden de los milisegundos. Para un análisis de comportamiento de línea este tiempo es despreciable, considerando que los análisis se realizan al menos para ciclos de minutos, horas, diarios, semanales y mensuales</w:t>
      </w:r>
      <w:r>
        <w:rPr>
          <w:rFonts w:ascii="Times New Roman" w:hAnsi="Times New Roman" w:cs="Times New Roman"/>
          <w:sz w:val="20"/>
        </w:rPr>
        <w:t>.</w:t>
      </w:r>
    </w:p>
    <w:p w14:paraId="542AED93" w14:textId="77777777" w:rsidR="009A7542" w:rsidRDefault="009A7542" w:rsidP="00F62E1A">
      <w:pPr>
        <w:pStyle w:val="ListParagraph"/>
        <w:spacing w:after="60"/>
        <w:ind w:left="0" w:firstLine="142"/>
        <w:jc w:val="both"/>
        <w:rPr>
          <w:rFonts w:ascii="Times New Roman" w:hAnsi="Times New Roman" w:cs="Times New Roman"/>
          <w:sz w:val="20"/>
        </w:rPr>
      </w:pPr>
    </w:p>
    <w:p w14:paraId="0307E264" w14:textId="18294678" w:rsidR="00B549FC" w:rsidRPr="00EC7B3A" w:rsidRDefault="005974A7" w:rsidP="005A6580">
      <w:pPr>
        <w:spacing w:before="120" w:after="60" w:line="240" w:lineRule="auto"/>
        <w:jc w:val="center"/>
        <w:rPr>
          <w:rFonts w:ascii="Times New Roman" w:hAnsi="Times New Roman" w:cs="Times New Roman"/>
          <w:smallCaps/>
          <w:sz w:val="20"/>
        </w:rPr>
      </w:pPr>
      <w:r w:rsidRPr="00EC7B3A">
        <w:rPr>
          <w:rFonts w:ascii="Times New Roman" w:hAnsi="Times New Roman" w:cs="Times New Roman"/>
          <w:smallCaps/>
          <w:sz w:val="20"/>
        </w:rPr>
        <w:t>Referenc</w:t>
      </w:r>
      <w:r w:rsidR="000C4DEB" w:rsidRPr="00EC7B3A">
        <w:rPr>
          <w:rFonts w:ascii="Times New Roman" w:hAnsi="Times New Roman" w:cs="Times New Roman"/>
          <w:smallCaps/>
          <w:sz w:val="20"/>
        </w:rPr>
        <w:t>ias</w:t>
      </w:r>
    </w:p>
    <w:p w14:paraId="5FD6D582" w14:textId="77777777" w:rsidR="004F5D6B" w:rsidRDefault="00647BCF" w:rsidP="00BB16AC">
      <w:pPr>
        <w:pStyle w:val="ListParagraph"/>
        <w:numPr>
          <w:ilvl w:val="0"/>
          <w:numId w:val="3"/>
        </w:numPr>
        <w:spacing w:after="0" w:line="240" w:lineRule="auto"/>
        <w:ind w:left="425" w:hanging="425"/>
        <w:contextualSpacing w:val="0"/>
        <w:jc w:val="both"/>
        <w:rPr>
          <w:rFonts w:ascii="Times New Roman" w:hAnsi="Times New Roman" w:cs="Times New Roman"/>
          <w:sz w:val="16"/>
          <w:szCs w:val="16"/>
        </w:rPr>
      </w:pPr>
      <w:bookmarkStart w:id="26" w:name="_Ref6935782"/>
      <w:bookmarkStart w:id="27" w:name="_Ref444533776"/>
      <w:bookmarkStart w:id="28" w:name="_Ref436985125"/>
      <w:bookmarkStart w:id="29" w:name="_Ref422383452"/>
      <w:bookmarkStart w:id="30" w:name="_Ref22727921"/>
      <w:r w:rsidRPr="00BB16AC">
        <w:rPr>
          <w:rFonts w:ascii="Times New Roman" w:hAnsi="Times New Roman" w:cs="Times New Roman"/>
          <w:sz w:val="16"/>
          <w:szCs w:val="16"/>
          <w:lang w:val="en-US"/>
        </w:rPr>
        <w:t>A. El-</w:t>
      </w:r>
      <w:proofErr w:type="spellStart"/>
      <w:r w:rsidRPr="00BB16AC">
        <w:rPr>
          <w:rFonts w:ascii="Times New Roman" w:hAnsi="Times New Roman" w:cs="Times New Roman"/>
          <w:sz w:val="16"/>
          <w:szCs w:val="16"/>
          <w:lang w:val="en-US"/>
        </w:rPr>
        <w:t>Mougy</w:t>
      </w:r>
      <w:proofErr w:type="spellEnd"/>
      <w:r w:rsidRPr="00BB16AC">
        <w:rPr>
          <w:rFonts w:ascii="Times New Roman" w:hAnsi="Times New Roman" w:cs="Times New Roman"/>
          <w:sz w:val="16"/>
          <w:szCs w:val="16"/>
          <w:lang w:val="en-US"/>
        </w:rPr>
        <w:t xml:space="preserve">, M. </w:t>
      </w:r>
      <w:proofErr w:type="spellStart"/>
      <w:r w:rsidRPr="00BB16AC">
        <w:rPr>
          <w:rFonts w:ascii="Times New Roman" w:hAnsi="Times New Roman" w:cs="Times New Roman"/>
          <w:sz w:val="16"/>
          <w:szCs w:val="16"/>
          <w:lang w:val="en-US"/>
        </w:rPr>
        <w:t>Ibnkahla</w:t>
      </w:r>
      <w:proofErr w:type="spellEnd"/>
      <w:r w:rsidRPr="00BB16AC">
        <w:rPr>
          <w:rFonts w:ascii="Times New Roman" w:hAnsi="Times New Roman" w:cs="Times New Roman"/>
          <w:sz w:val="16"/>
          <w:szCs w:val="16"/>
          <w:lang w:val="en-US"/>
        </w:rPr>
        <w:t xml:space="preserve">, and L. </w:t>
      </w:r>
      <w:proofErr w:type="spellStart"/>
      <w:r w:rsidRPr="00BB16AC">
        <w:rPr>
          <w:rFonts w:ascii="Times New Roman" w:hAnsi="Times New Roman" w:cs="Times New Roman"/>
          <w:sz w:val="16"/>
          <w:szCs w:val="16"/>
          <w:lang w:val="en-US"/>
        </w:rPr>
        <w:t>Hegazy</w:t>
      </w:r>
      <w:proofErr w:type="spellEnd"/>
      <w:r w:rsidRPr="00BB16AC">
        <w:rPr>
          <w:rFonts w:ascii="Times New Roman" w:hAnsi="Times New Roman" w:cs="Times New Roman"/>
          <w:sz w:val="16"/>
          <w:szCs w:val="16"/>
          <w:lang w:val="en-US"/>
        </w:rPr>
        <w:t xml:space="preserve">, “Software-defined wireless network architectures for the Internet-of-Things,” Proc. - Conf. </w:t>
      </w:r>
      <w:r w:rsidRPr="00BB16AC">
        <w:rPr>
          <w:rFonts w:ascii="Times New Roman" w:hAnsi="Times New Roman" w:cs="Times New Roman"/>
          <w:sz w:val="16"/>
          <w:szCs w:val="16"/>
        </w:rPr>
        <w:t xml:space="preserve">Local </w:t>
      </w:r>
      <w:proofErr w:type="spellStart"/>
      <w:r w:rsidRPr="00BB16AC">
        <w:rPr>
          <w:rFonts w:ascii="Times New Roman" w:hAnsi="Times New Roman" w:cs="Times New Roman"/>
          <w:sz w:val="16"/>
          <w:szCs w:val="16"/>
        </w:rPr>
        <w:t>Comput</w:t>
      </w:r>
      <w:proofErr w:type="spellEnd"/>
      <w:r w:rsidRPr="00BB16AC">
        <w:rPr>
          <w:rFonts w:ascii="Times New Roman" w:hAnsi="Times New Roman" w:cs="Times New Roman"/>
          <w:sz w:val="16"/>
          <w:szCs w:val="16"/>
        </w:rPr>
        <w:t xml:space="preserve">. Networks, LCN, vol. 2015-Decem, pp. 804–811, 2015, </w:t>
      </w:r>
      <w:proofErr w:type="spellStart"/>
      <w:r w:rsidRPr="00BB16AC">
        <w:rPr>
          <w:rFonts w:ascii="Times New Roman" w:hAnsi="Times New Roman" w:cs="Times New Roman"/>
          <w:sz w:val="16"/>
          <w:szCs w:val="16"/>
        </w:rPr>
        <w:t>doi</w:t>
      </w:r>
      <w:proofErr w:type="spellEnd"/>
      <w:r w:rsidRPr="00BB16AC">
        <w:rPr>
          <w:rFonts w:ascii="Times New Roman" w:hAnsi="Times New Roman" w:cs="Times New Roman"/>
          <w:sz w:val="16"/>
          <w:szCs w:val="16"/>
        </w:rPr>
        <w:t>: 10.1109/LCNW.2015.7365931.</w:t>
      </w:r>
    </w:p>
    <w:p w14:paraId="71502DA0" w14:textId="295D06A5" w:rsidR="004F5D6B" w:rsidRPr="00BB16AC" w:rsidRDefault="00647BCF" w:rsidP="00BB16AC">
      <w:pPr>
        <w:pStyle w:val="ListParagraph"/>
        <w:numPr>
          <w:ilvl w:val="0"/>
          <w:numId w:val="3"/>
        </w:numPr>
        <w:spacing w:after="0" w:line="240" w:lineRule="auto"/>
        <w:ind w:left="425" w:hanging="425"/>
        <w:contextualSpacing w:val="0"/>
        <w:jc w:val="both"/>
        <w:rPr>
          <w:rFonts w:ascii="Times New Roman" w:hAnsi="Times New Roman" w:cs="Times New Roman"/>
          <w:sz w:val="16"/>
          <w:szCs w:val="16"/>
          <w:lang w:val="en-US"/>
        </w:rPr>
      </w:pPr>
      <w:r w:rsidRPr="00BB16AC">
        <w:rPr>
          <w:rFonts w:ascii="Times New Roman" w:hAnsi="Times New Roman" w:cs="Times New Roman"/>
          <w:sz w:val="16"/>
          <w:szCs w:val="16"/>
        </w:rPr>
        <w:t xml:space="preserve">F. Vélez Varela, P. J. </w:t>
      </w:r>
      <w:proofErr w:type="spellStart"/>
      <w:r w:rsidRPr="00BB16AC">
        <w:rPr>
          <w:rFonts w:ascii="Times New Roman" w:hAnsi="Times New Roman" w:cs="Times New Roman"/>
          <w:sz w:val="16"/>
          <w:szCs w:val="16"/>
        </w:rPr>
        <w:t>Barragan</w:t>
      </w:r>
      <w:proofErr w:type="spellEnd"/>
      <w:r w:rsidRPr="00BB16AC">
        <w:rPr>
          <w:rFonts w:ascii="Times New Roman" w:hAnsi="Times New Roman" w:cs="Times New Roman"/>
          <w:sz w:val="16"/>
          <w:szCs w:val="16"/>
        </w:rPr>
        <w:t xml:space="preserve">, J. H. Guzmán, and J. Castillo, “Desarrollo de un módulo de medición de variables eléctricas en transformadores de potencia mediante conceptos de </w:t>
      </w:r>
      <w:proofErr w:type="spellStart"/>
      <w:r w:rsidRPr="00BB16AC">
        <w:rPr>
          <w:rFonts w:ascii="Times New Roman" w:hAnsi="Times New Roman" w:cs="Times New Roman"/>
          <w:sz w:val="16"/>
          <w:szCs w:val="16"/>
        </w:rPr>
        <w:t>IoT</w:t>
      </w:r>
      <w:proofErr w:type="spellEnd"/>
      <w:r w:rsidRPr="00BB16AC">
        <w:rPr>
          <w:rFonts w:ascii="Times New Roman" w:hAnsi="Times New Roman" w:cs="Times New Roman"/>
          <w:sz w:val="16"/>
          <w:szCs w:val="16"/>
        </w:rPr>
        <w:t xml:space="preserve">,” Repos. </w:t>
      </w:r>
      <w:r w:rsidRPr="00BB16AC">
        <w:rPr>
          <w:rFonts w:ascii="Times New Roman" w:hAnsi="Times New Roman" w:cs="Times New Roman"/>
          <w:sz w:val="16"/>
          <w:szCs w:val="16"/>
          <w:lang w:val="en-US"/>
        </w:rPr>
        <w:t>Univ. Santiago</w:t>
      </w:r>
      <w:r w:rsidRPr="00AE1997">
        <w:rPr>
          <w:rFonts w:ascii="Times New Roman" w:hAnsi="Times New Roman" w:cs="Times New Roman"/>
          <w:sz w:val="16"/>
          <w:szCs w:val="16"/>
          <w:lang w:val="en-US"/>
        </w:rPr>
        <w:t xml:space="preserve"> Cali, pp. 1–12, 2020, [Online]. Available: </w:t>
      </w:r>
      <w:r w:rsidR="004F5D6B" w:rsidRPr="00FD6771">
        <w:rPr>
          <w:rFonts w:ascii="Times New Roman" w:hAnsi="Times New Roman" w:cs="Times New Roman"/>
          <w:sz w:val="16"/>
          <w:szCs w:val="16"/>
          <w:lang w:val="en-US"/>
        </w:rPr>
        <w:t>https://repository.usc.edu.co/handle/20.500.12421/4642</w:t>
      </w:r>
    </w:p>
    <w:p w14:paraId="3400F79A" w14:textId="77777777" w:rsidR="004F5D6B" w:rsidRDefault="00647BCF" w:rsidP="00BB16AC">
      <w:pPr>
        <w:pStyle w:val="ListParagraph"/>
        <w:numPr>
          <w:ilvl w:val="0"/>
          <w:numId w:val="3"/>
        </w:numPr>
        <w:spacing w:after="0" w:line="240" w:lineRule="auto"/>
        <w:ind w:left="425" w:hanging="425"/>
        <w:contextualSpacing w:val="0"/>
        <w:jc w:val="both"/>
        <w:rPr>
          <w:rFonts w:ascii="Times New Roman" w:hAnsi="Times New Roman" w:cs="Times New Roman"/>
          <w:sz w:val="16"/>
          <w:szCs w:val="16"/>
          <w:lang w:val="en-US"/>
        </w:rPr>
      </w:pPr>
      <w:r w:rsidRPr="00BB16AC">
        <w:rPr>
          <w:rFonts w:ascii="Times New Roman" w:hAnsi="Times New Roman" w:cs="Times New Roman"/>
          <w:sz w:val="16"/>
          <w:szCs w:val="16"/>
          <w:lang w:val="en-US"/>
        </w:rPr>
        <w:lastRenderedPageBreak/>
        <w:t xml:space="preserve">M. U. Saleem, M. R. Usman, and M. Shakir, “Design, Implementation, and Deployment of an IoT Based Smart Energy Management System,” IEEE Access, vol. 9, pp. 59649–59664, 2021, </w:t>
      </w:r>
      <w:proofErr w:type="spellStart"/>
      <w:r w:rsidRPr="00BB16AC">
        <w:rPr>
          <w:rFonts w:ascii="Times New Roman" w:hAnsi="Times New Roman" w:cs="Times New Roman"/>
          <w:sz w:val="16"/>
          <w:szCs w:val="16"/>
          <w:lang w:val="en-US"/>
        </w:rPr>
        <w:t>doi</w:t>
      </w:r>
      <w:proofErr w:type="spellEnd"/>
      <w:r w:rsidRPr="00BB16AC">
        <w:rPr>
          <w:rFonts w:ascii="Times New Roman" w:hAnsi="Times New Roman" w:cs="Times New Roman"/>
          <w:sz w:val="16"/>
          <w:szCs w:val="16"/>
          <w:lang w:val="en-US"/>
        </w:rPr>
        <w:t>: 10.1109/ACCESS.2021.3070960.</w:t>
      </w:r>
    </w:p>
    <w:p w14:paraId="104EC889" w14:textId="77777777" w:rsidR="004F5D6B" w:rsidRDefault="00647BCF" w:rsidP="00BB16AC">
      <w:pPr>
        <w:pStyle w:val="ListParagraph"/>
        <w:numPr>
          <w:ilvl w:val="0"/>
          <w:numId w:val="3"/>
        </w:numPr>
        <w:spacing w:after="0" w:line="240" w:lineRule="auto"/>
        <w:ind w:left="425" w:hanging="425"/>
        <w:contextualSpacing w:val="0"/>
        <w:jc w:val="both"/>
        <w:rPr>
          <w:rFonts w:ascii="Times New Roman" w:hAnsi="Times New Roman" w:cs="Times New Roman"/>
          <w:sz w:val="16"/>
          <w:szCs w:val="16"/>
          <w:lang w:val="en-US"/>
        </w:rPr>
      </w:pPr>
      <w:r w:rsidRPr="00BB16AC">
        <w:rPr>
          <w:rFonts w:ascii="Times New Roman" w:hAnsi="Times New Roman" w:cs="Times New Roman"/>
          <w:sz w:val="16"/>
          <w:szCs w:val="16"/>
          <w:lang w:val="en-US"/>
        </w:rPr>
        <w:t xml:space="preserve">C. Santos, J. A. Jimenez, and F. Espinosa, “Effect of Event-Based Sensing on IoT Node Power Efficiency. Case Study: Air Quality Monitoring in Smart Cities,” IEEE Access, vol. 7, pp. 132577–132586, 2019, </w:t>
      </w:r>
      <w:proofErr w:type="spellStart"/>
      <w:r w:rsidRPr="00BB16AC">
        <w:rPr>
          <w:rFonts w:ascii="Times New Roman" w:hAnsi="Times New Roman" w:cs="Times New Roman"/>
          <w:sz w:val="16"/>
          <w:szCs w:val="16"/>
          <w:lang w:val="en-US"/>
        </w:rPr>
        <w:t>doi</w:t>
      </w:r>
      <w:proofErr w:type="spellEnd"/>
      <w:r w:rsidRPr="00BB16AC">
        <w:rPr>
          <w:rFonts w:ascii="Times New Roman" w:hAnsi="Times New Roman" w:cs="Times New Roman"/>
          <w:sz w:val="16"/>
          <w:szCs w:val="16"/>
          <w:lang w:val="en-US"/>
        </w:rPr>
        <w:t>: 10.1109/ACCESS.2019.2941371.</w:t>
      </w:r>
    </w:p>
    <w:p w14:paraId="2A2E2892" w14:textId="77777777" w:rsidR="004F5D6B" w:rsidRDefault="00647BCF" w:rsidP="00BB16AC">
      <w:pPr>
        <w:pStyle w:val="ListParagraph"/>
        <w:numPr>
          <w:ilvl w:val="0"/>
          <w:numId w:val="3"/>
        </w:numPr>
        <w:spacing w:after="0" w:line="240" w:lineRule="auto"/>
        <w:ind w:left="425" w:hanging="425"/>
        <w:contextualSpacing w:val="0"/>
        <w:jc w:val="both"/>
        <w:rPr>
          <w:rFonts w:ascii="Times New Roman" w:hAnsi="Times New Roman" w:cs="Times New Roman"/>
          <w:sz w:val="16"/>
          <w:szCs w:val="16"/>
          <w:lang w:val="en-US"/>
        </w:rPr>
      </w:pPr>
      <w:r w:rsidRPr="00BB16AC">
        <w:rPr>
          <w:rFonts w:ascii="Times New Roman" w:hAnsi="Times New Roman" w:cs="Times New Roman"/>
          <w:sz w:val="16"/>
          <w:szCs w:val="16"/>
          <w:lang w:val="en-US"/>
        </w:rPr>
        <w:t xml:space="preserve">S. M. A. A. </w:t>
      </w:r>
      <w:proofErr w:type="spellStart"/>
      <w:r w:rsidRPr="00BB16AC">
        <w:rPr>
          <w:rFonts w:ascii="Times New Roman" w:hAnsi="Times New Roman" w:cs="Times New Roman"/>
          <w:sz w:val="16"/>
          <w:szCs w:val="16"/>
          <w:lang w:val="en-US"/>
        </w:rPr>
        <w:t>Abir</w:t>
      </w:r>
      <w:proofErr w:type="spellEnd"/>
      <w:r w:rsidRPr="00BB16AC">
        <w:rPr>
          <w:rFonts w:ascii="Times New Roman" w:hAnsi="Times New Roman" w:cs="Times New Roman"/>
          <w:sz w:val="16"/>
          <w:szCs w:val="16"/>
          <w:lang w:val="en-US"/>
        </w:rPr>
        <w:t xml:space="preserve">, A. Anwar, J. Choi, and A. S. M. </w:t>
      </w:r>
      <w:proofErr w:type="spellStart"/>
      <w:r w:rsidRPr="00BB16AC">
        <w:rPr>
          <w:rFonts w:ascii="Times New Roman" w:hAnsi="Times New Roman" w:cs="Times New Roman"/>
          <w:sz w:val="16"/>
          <w:szCs w:val="16"/>
          <w:lang w:val="en-US"/>
        </w:rPr>
        <w:t>Kayes</w:t>
      </w:r>
      <w:proofErr w:type="spellEnd"/>
      <w:r w:rsidRPr="00BB16AC">
        <w:rPr>
          <w:rFonts w:ascii="Times New Roman" w:hAnsi="Times New Roman" w:cs="Times New Roman"/>
          <w:sz w:val="16"/>
          <w:szCs w:val="16"/>
          <w:lang w:val="en-US"/>
        </w:rPr>
        <w:t>, “</w:t>
      </w:r>
      <w:proofErr w:type="spellStart"/>
      <w:r w:rsidRPr="00BB16AC">
        <w:rPr>
          <w:rFonts w:ascii="Times New Roman" w:hAnsi="Times New Roman" w:cs="Times New Roman"/>
          <w:sz w:val="16"/>
          <w:szCs w:val="16"/>
          <w:lang w:val="en-US"/>
        </w:rPr>
        <w:t>Iot</w:t>
      </w:r>
      <w:proofErr w:type="spellEnd"/>
      <w:r w:rsidRPr="00BB16AC">
        <w:rPr>
          <w:rFonts w:ascii="Times New Roman" w:hAnsi="Times New Roman" w:cs="Times New Roman"/>
          <w:sz w:val="16"/>
          <w:szCs w:val="16"/>
          <w:lang w:val="en-US"/>
        </w:rPr>
        <w:t xml:space="preserve">-enabled smart energy grid: Applications and challenges,” IEEE Access, vol. 9, pp. 50961–50981, 2021, </w:t>
      </w:r>
      <w:proofErr w:type="spellStart"/>
      <w:r w:rsidRPr="00BB16AC">
        <w:rPr>
          <w:rFonts w:ascii="Times New Roman" w:hAnsi="Times New Roman" w:cs="Times New Roman"/>
          <w:sz w:val="16"/>
          <w:szCs w:val="16"/>
          <w:lang w:val="en-US"/>
        </w:rPr>
        <w:t>doi</w:t>
      </w:r>
      <w:proofErr w:type="spellEnd"/>
      <w:r w:rsidRPr="00BB16AC">
        <w:rPr>
          <w:rFonts w:ascii="Times New Roman" w:hAnsi="Times New Roman" w:cs="Times New Roman"/>
          <w:sz w:val="16"/>
          <w:szCs w:val="16"/>
          <w:lang w:val="en-US"/>
        </w:rPr>
        <w:t>: 10.1109/ACCESS.2021.3067331.</w:t>
      </w:r>
    </w:p>
    <w:p w14:paraId="2C072E70" w14:textId="77777777" w:rsidR="004F5D6B" w:rsidRDefault="00647BCF" w:rsidP="00BB16AC">
      <w:pPr>
        <w:pStyle w:val="ListParagraph"/>
        <w:numPr>
          <w:ilvl w:val="0"/>
          <w:numId w:val="3"/>
        </w:numPr>
        <w:spacing w:after="0" w:line="240" w:lineRule="auto"/>
        <w:ind w:left="425" w:hanging="425"/>
        <w:contextualSpacing w:val="0"/>
        <w:jc w:val="both"/>
        <w:rPr>
          <w:rFonts w:ascii="Times New Roman" w:hAnsi="Times New Roman" w:cs="Times New Roman"/>
          <w:sz w:val="16"/>
          <w:szCs w:val="16"/>
          <w:lang w:val="en-US"/>
        </w:rPr>
      </w:pPr>
      <w:r w:rsidRPr="00BB16AC">
        <w:rPr>
          <w:rFonts w:ascii="Times New Roman" w:hAnsi="Times New Roman" w:cs="Times New Roman"/>
          <w:sz w:val="16"/>
          <w:szCs w:val="16"/>
          <w:lang w:val="en-US"/>
        </w:rPr>
        <w:t xml:space="preserve">H. W. Yao, X. W. Wang, L. Sen Wu, D. Jiang, T. Luo, and D. Liang, “Prediction Method for Smart Meter Life Based on Big Data,” Procedia Eng., vol. 211, pp. 1111–1114, 2018, </w:t>
      </w:r>
      <w:proofErr w:type="spellStart"/>
      <w:r w:rsidRPr="00BB16AC">
        <w:rPr>
          <w:rFonts w:ascii="Times New Roman" w:hAnsi="Times New Roman" w:cs="Times New Roman"/>
          <w:sz w:val="16"/>
          <w:szCs w:val="16"/>
          <w:lang w:val="en-US"/>
        </w:rPr>
        <w:t>doi</w:t>
      </w:r>
      <w:proofErr w:type="spellEnd"/>
      <w:r w:rsidRPr="00BB16AC">
        <w:rPr>
          <w:rFonts w:ascii="Times New Roman" w:hAnsi="Times New Roman" w:cs="Times New Roman"/>
          <w:sz w:val="16"/>
          <w:szCs w:val="16"/>
          <w:lang w:val="en-US"/>
        </w:rPr>
        <w:t>: 10.1016/j.proeng.2017.12.116.</w:t>
      </w:r>
    </w:p>
    <w:p w14:paraId="4ED6C897" w14:textId="77777777" w:rsidR="004F5D6B" w:rsidRDefault="00647BCF" w:rsidP="00BB16AC">
      <w:pPr>
        <w:pStyle w:val="ListParagraph"/>
        <w:numPr>
          <w:ilvl w:val="0"/>
          <w:numId w:val="3"/>
        </w:numPr>
        <w:spacing w:after="0" w:line="240" w:lineRule="auto"/>
        <w:ind w:left="425" w:hanging="425"/>
        <w:contextualSpacing w:val="0"/>
        <w:jc w:val="both"/>
        <w:rPr>
          <w:rFonts w:ascii="Times New Roman" w:hAnsi="Times New Roman" w:cs="Times New Roman"/>
          <w:sz w:val="16"/>
          <w:szCs w:val="16"/>
          <w:lang w:val="en-US"/>
        </w:rPr>
      </w:pPr>
      <w:r w:rsidRPr="00BB16AC">
        <w:rPr>
          <w:rFonts w:ascii="Times New Roman" w:hAnsi="Times New Roman" w:cs="Times New Roman"/>
          <w:sz w:val="16"/>
          <w:szCs w:val="16"/>
          <w:lang w:val="en-US"/>
        </w:rPr>
        <w:t xml:space="preserve">L. </w:t>
      </w:r>
      <w:proofErr w:type="spellStart"/>
      <w:r w:rsidRPr="00BB16AC">
        <w:rPr>
          <w:rFonts w:ascii="Times New Roman" w:hAnsi="Times New Roman" w:cs="Times New Roman"/>
          <w:sz w:val="16"/>
          <w:szCs w:val="16"/>
          <w:lang w:val="en-US"/>
        </w:rPr>
        <w:t>Tightiz</w:t>
      </w:r>
      <w:proofErr w:type="spellEnd"/>
      <w:r w:rsidRPr="00BB16AC">
        <w:rPr>
          <w:rFonts w:ascii="Times New Roman" w:hAnsi="Times New Roman" w:cs="Times New Roman"/>
          <w:sz w:val="16"/>
          <w:szCs w:val="16"/>
          <w:lang w:val="en-US"/>
        </w:rPr>
        <w:t xml:space="preserve"> and H. Yang, “A comprehensive review on IoT protocols’ features in smart grid communication,” Energies, vol. 13, no. 11, pp. 1–24, 2020, </w:t>
      </w:r>
      <w:proofErr w:type="spellStart"/>
      <w:r w:rsidRPr="00BB16AC">
        <w:rPr>
          <w:rFonts w:ascii="Times New Roman" w:hAnsi="Times New Roman" w:cs="Times New Roman"/>
          <w:sz w:val="16"/>
          <w:szCs w:val="16"/>
          <w:lang w:val="en-US"/>
        </w:rPr>
        <w:t>doi</w:t>
      </w:r>
      <w:proofErr w:type="spellEnd"/>
      <w:r w:rsidRPr="00BB16AC">
        <w:rPr>
          <w:rFonts w:ascii="Times New Roman" w:hAnsi="Times New Roman" w:cs="Times New Roman"/>
          <w:sz w:val="16"/>
          <w:szCs w:val="16"/>
          <w:lang w:val="en-US"/>
        </w:rPr>
        <w:t>: 10.3390/en13112762.</w:t>
      </w:r>
    </w:p>
    <w:p w14:paraId="00D0A065" w14:textId="70D4BA0F" w:rsidR="004F5D6B" w:rsidRDefault="00647BCF" w:rsidP="00BB16AC">
      <w:pPr>
        <w:pStyle w:val="ListParagraph"/>
        <w:numPr>
          <w:ilvl w:val="0"/>
          <w:numId w:val="3"/>
        </w:numPr>
        <w:spacing w:after="0" w:line="240" w:lineRule="auto"/>
        <w:ind w:left="425" w:hanging="425"/>
        <w:contextualSpacing w:val="0"/>
        <w:jc w:val="both"/>
        <w:rPr>
          <w:rFonts w:ascii="Times New Roman" w:hAnsi="Times New Roman" w:cs="Times New Roman"/>
          <w:sz w:val="16"/>
          <w:szCs w:val="16"/>
          <w:lang w:val="en-US"/>
        </w:rPr>
      </w:pPr>
      <w:r w:rsidRPr="00BB16AC">
        <w:rPr>
          <w:rFonts w:ascii="Times New Roman" w:hAnsi="Times New Roman" w:cs="Times New Roman"/>
          <w:sz w:val="16"/>
          <w:szCs w:val="16"/>
          <w:lang w:val="en-US"/>
        </w:rPr>
        <w:t xml:space="preserve">G. Ramirez and PGGA, “ABB Retrofits &amp; </w:t>
      </w:r>
      <w:proofErr w:type="spellStart"/>
      <w:r w:rsidRPr="00BB16AC">
        <w:rPr>
          <w:rFonts w:ascii="Times New Roman" w:hAnsi="Times New Roman" w:cs="Times New Roman"/>
          <w:sz w:val="16"/>
          <w:szCs w:val="16"/>
          <w:lang w:val="en-US"/>
        </w:rPr>
        <w:t>Subestaciones</w:t>
      </w:r>
      <w:proofErr w:type="spellEnd"/>
      <w:r w:rsidRPr="00BB16AC">
        <w:rPr>
          <w:rFonts w:ascii="Times New Roman" w:hAnsi="Times New Roman" w:cs="Times New Roman"/>
          <w:sz w:val="16"/>
          <w:szCs w:val="16"/>
          <w:lang w:val="en-US"/>
        </w:rPr>
        <w:t xml:space="preserve"> </w:t>
      </w:r>
      <w:proofErr w:type="spellStart"/>
      <w:r w:rsidRPr="00BB16AC">
        <w:rPr>
          <w:rFonts w:ascii="Times New Roman" w:hAnsi="Times New Roman" w:cs="Times New Roman"/>
          <w:sz w:val="16"/>
          <w:szCs w:val="16"/>
          <w:lang w:val="en-US"/>
        </w:rPr>
        <w:t>Digitales</w:t>
      </w:r>
      <w:proofErr w:type="spellEnd"/>
      <w:r w:rsidRPr="00BB16AC">
        <w:rPr>
          <w:rFonts w:ascii="Times New Roman" w:hAnsi="Times New Roman" w:cs="Times New Roman"/>
          <w:sz w:val="16"/>
          <w:szCs w:val="16"/>
          <w:lang w:val="en-US"/>
        </w:rPr>
        <w:t xml:space="preserve"> 2018,” Rev. ABB, p. 82, 2018, [Online].</w:t>
      </w:r>
      <w:r w:rsidRPr="00FD6771">
        <w:rPr>
          <w:rFonts w:ascii="Times New Roman" w:hAnsi="Times New Roman" w:cs="Times New Roman"/>
          <w:sz w:val="16"/>
          <w:szCs w:val="16"/>
          <w:lang w:val="en-US"/>
        </w:rPr>
        <w:t xml:space="preserve"> Available: </w:t>
      </w:r>
      <w:r w:rsidR="004F5D6B" w:rsidRPr="00FD6771">
        <w:rPr>
          <w:rFonts w:ascii="Times New Roman" w:hAnsi="Times New Roman" w:cs="Times New Roman"/>
          <w:sz w:val="16"/>
          <w:szCs w:val="16"/>
          <w:lang w:val="en-US"/>
        </w:rPr>
        <w:t>https://new.abb.com/docs/librariesprovider78/colombia-ecuador-docs/abb-digital-service-day-and-benefits--español1.pdf?sfvrsn=63e3ec14_2</w:t>
      </w:r>
    </w:p>
    <w:p w14:paraId="5D38B15E" w14:textId="77777777" w:rsidR="004F5D6B" w:rsidRDefault="00647BCF" w:rsidP="00BB16AC">
      <w:pPr>
        <w:pStyle w:val="ListParagraph"/>
        <w:numPr>
          <w:ilvl w:val="0"/>
          <w:numId w:val="3"/>
        </w:numPr>
        <w:spacing w:after="0" w:line="240" w:lineRule="auto"/>
        <w:ind w:left="425" w:hanging="425"/>
        <w:contextualSpacing w:val="0"/>
        <w:jc w:val="both"/>
        <w:rPr>
          <w:rFonts w:ascii="Times New Roman" w:hAnsi="Times New Roman" w:cs="Times New Roman"/>
          <w:sz w:val="16"/>
          <w:szCs w:val="16"/>
          <w:lang w:val="en-US"/>
        </w:rPr>
      </w:pPr>
      <w:r w:rsidRPr="00BB16AC">
        <w:rPr>
          <w:rFonts w:ascii="Times New Roman" w:hAnsi="Times New Roman" w:cs="Times New Roman"/>
          <w:sz w:val="16"/>
          <w:szCs w:val="16"/>
          <w:lang w:val="en-US"/>
        </w:rPr>
        <w:t xml:space="preserve">H. F. </w:t>
      </w:r>
      <w:proofErr w:type="spellStart"/>
      <w:r w:rsidRPr="00BB16AC">
        <w:rPr>
          <w:rFonts w:ascii="Times New Roman" w:hAnsi="Times New Roman" w:cs="Times New Roman"/>
          <w:sz w:val="16"/>
          <w:szCs w:val="16"/>
          <w:lang w:val="en-US"/>
        </w:rPr>
        <w:t>Chinchero</w:t>
      </w:r>
      <w:proofErr w:type="spellEnd"/>
      <w:r w:rsidRPr="00BB16AC">
        <w:rPr>
          <w:rFonts w:ascii="Times New Roman" w:hAnsi="Times New Roman" w:cs="Times New Roman"/>
          <w:sz w:val="16"/>
          <w:szCs w:val="16"/>
          <w:lang w:val="en-US"/>
        </w:rPr>
        <w:t xml:space="preserve"> and J. M. Alonso, “Development of an IoT-Based Electrical Consumption Measurement and Analysis System for Smart Homes and Buildings,” pp. 1–6, 2021, </w:t>
      </w:r>
      <w:proofErr w:type="spellStart"/>
      <w:r w:rsidRPr="00BB16AC">
        <w:rPr>
          <w:rFonts w:ascii="Times New Roman" w:hAnsi="Times New Roman" w:cs="Times New Roman"/>
          <w:sz w:val="16"/>
          <w:szCs w:val="16"/>
          <w:lang w:val="en-US"/>
        </w:rPr>
        <w:t>doi</w:t>
      </w:r>
      <w:proofErr w:type="spellEnd"/>
      <w:r w:rsidRPr="00BB16AC">
        <w:rPr>
          <w:rFonts w:ascii="Times New Roman" w:hAnsi="Times New Roman" w:cs="Times New Roman"/>
          <w:sz w:val="16"/>
          <w:szCs w:val="16"/>
          <w:lang w:val="en-US"/>
        </w:rPr>
        <w:t>: 10.1109/</w:t>
      </w:r>
      <w:proofErr w:type="spellStart"/>
      <w:r w:rsidRPr="00BB16AC">
        <w:rPr>
          <w:rFonts w:ascii="Times New Roman" w:hAnsi="Times New Roman" w:cs="Times New Roman"/>
          <w:sz w:val="16"/>
          <w:szCs w:val="16"/>
          <w:lang w:val="en-US"/>
        </w:rPr>
        <w:t>eeeic</w:t>
      </w:r>
      <w:proofErr w:type="spellEnd"/>
      <w:r w:rsidRPr="00BB16AC">
        <w:rPr>
          <w:rFonts w:ascii="Times New Roman" w:hAnsi="Times New Roman" w:cs="Times New Roman"/>
          <w:sz w:val="16"/>
          <w:szCs w:val="16"/>
          <w:lang w:val="en-US"/>
        </w:rPr>
        <w:t>/icpseurope51590.2021.9584630.</w:t>
      </w:r>
    </w:p>
    <w:p w14:paraId="64F3FFD2" w14:textId="77777777" w:rsidR="004F5D6B" w:rsidRPr="00BB16AC" w:rsidRDefault="00647BCF" w:rsidP="00BB16AC">
      <w:pPr>
        <w:pStyle w:val="ListParagraph"/>
        <w:numPr>
          <w:ilvl w:val="0"/>
          <w:numId w:val="3"/>
        </w:numPr>
        <w:spacing w:after="0" w:line="240" w:lineRule="auto"/>
        <w:ind w:left="425" w:hanging="425"/>
        <w:contextualSpacing w:val="0"/>
        <w:jc w:val="both"/>
        <w:rPr>
          <w:rFonts w:ascii="Times New Roman" w:hAnsi="Times New Roman" w:cs="Times New Roman"/>
          <w:sz w:val="16"/>
          <w:szCs w:val="16"/>
          <w:lang w:val="es-EC"/>
        </w:rPr>
      </w:pPr>
      <w:r w:rsidRPr="00BB16AC">
        <w:rPr>
          <w:rFonts w:ascii="Times New Roman" w:hAnsi="Times New Roman" w:cs="Times New Roman"/>
          <w:sz w:val="16"/>
          <w:szCs w:val="16"/>
        </w:rPr>
        <w:t xml:space="preserve">E. Internet, E. </w:t>
      </w:r>
      <w:proofErr w:type="spellStart"/>
      <w:r w:rsidRPr="00BB16AC">
        <w:rPr>
          <w:rFonts w:ascii="Times New Roman" w:hAnsi="Times New Roman" w:cs="Times New Roman"/>
          <w:sz w:val="16"/>
          <w:szCs w:val="16"/>
        </w:rPr>
        <w:t>Ems</w:t>
      </w:r>
      <w:proofErr w:type="spellEnd"/>
      <w:r w:rsidRPr="00BB16AC">
        <w:rPr>
          <w:rFonts w:ascii="Times New Roman" w:hAnsi="Times New Roman" w:cs="Times New Roman"/>
          <w:sz w:val="16"/>
          <w:szCs w:val="16"/>
        </w:rPr>
        <w:t xml:space="preserve">, I. Access, A. </w:t>
      </w:r>
      <w:proofErr w:type="spellStart"/>
      <w:r w:rsidRPr="00BB16AC">
        <w:rPr>
          <w:rFonts w:ascii="Times New Roman" w:hAnsi="Times New Roman" w:cs="Times New Roman"/>
          <w:sz w:val="16"/>
          <w:szCs w:val="16"/>
        </w:rPr>
        <w:t>Inspec</w:t>
      </w:r>
      <w:proofErr w:type="spellEnd"/>
      <w:r w:rsidRPr="00BB16AC">
        <w:rPr>
          <w:rFonts w:ascii="Times New Roman" w:hAnsi="Times New Roman" w:cs="Times New Roman"/>
          <w:sz w:val="16"/>
          <w:szCs w:val="16"/>
        </w:rPr>
        <w:t>, and I. Agencia, “</w:t>
      </w:r>
      <w:proofErr w:type="gramStart"/>
      <w:r w:rsidRPr="00BB16AC">
        <w:rPr>
          <w:rFonts w:ascii="Times New Roman" w:hAnsi="Times New Roman" w:cs="Times New Roman"/>
          <w:sz w:val="16"/>
          <w:szCs w:val="16"/>
        </w:rPr>
        <w:t>EMS :</w:t>
      </w:r>
      <w:proofErr w:type="gramEnd"/>
      <w:r w:rsidRPr="00BB16AC">
        <w:rPr>
          <w:rFonts w:ascii="Times New Roman" w:hAnsi="Times New Roman" w:cs="Times New Roman"/>
          <w:sz w:val="16"/>
          <w:szCs w:val="16"/>
        </w:rPr>
        <w:t xml:space="preserve"> un esquema de gestión de la energía para entornos de </w:t>
      </w:r>
      <w:proofErr w:type="spellStart"/>
      <w:r w:rsidRPr="00BB16AC">
        <w:rPr>
          <w:rFonts w:ascii="Times New Roman" w:hAnsi="Times New Roman" w:cs="Times New Roman"/>
          <w:sz w:val="16"/>
          <w:szCs w:val="16"/>
        </w:rPr>
        <w:t>IoT</w:t>
      </w:r>
      <w:proofErr w:type="spellEnd"/>
      <w:r w:rsidRPr="00BB16AC">
        <w:rPr>
          <w:rFonts w:ascii="Times New Roman" w:hAnsi="Times New Roman" w:cs="Times New Roman"/>
          <w:sz w:val="16"/>
          <w:szCs w:val="16"/>
        </w:rPr>
        <w:t xml:space="preserve"> ecológico.”</w:t>
      </w:r>
    </w:p>
    <w:p w14:paraId="22F9D410" w14:textId="77777777" w:rsidR="004F5D6B" w:rsidRPr="00BB16AC" w:rsidRDefault="00647BCF" w:rsidP="00BB16AC">
      <w:pPr>
        <w:pStyle w:val="ListParagraph"/>
        <w:numPr>
          <w:ilvl w:val="0"/>
          <w:numId w:val="3"/>
        </w:numPr>
        <w:spacing w:after="0" w:line="240" w:lineRule="auto"/>
        <w:ind w:left="425" w:hanging="425"/>
        <w:contextualSpacing w:val="0"/>
        <w:jc w:val="both"/>
        <w:rPr>
          <w:rFonts w:ascii="Times New Roman" w:hAnsi="Times New Roman" w:cs="Times New Roman"/>
          <w:sz w:val="16"/>
          <w:szCs w:val="16"/>
          <w:lang w:val="es-EC"/>
        </w:rPr>
      </w:pPr>
      <w:r w:rsidRPr="00BB16AC">
        <w:rPr>
          <w:rFonts w:ascii="Times New Roman" w:hAnsi="Times New Roman" w:cs="Times New Roman"/>
          <w:sz w:val="16"/>
          <w:szCs w:val="16"/>
        </w:rPr>
        <w:t xml:space="preserve">S. El, I. Access, A. </w:t>
      </w:r>
      <w:proofErr w:type="spellStart"/>
      <w:r w:rsidRPr="00BB16AC">
        <w:rPr>
          <w:rFonts w:ascii="Times New Roman" w:hAnsi="Times New Roman" w:cs="Times New Roman"/>
          <w:sz w:val="16"/>
          <w:szCs w:val="16"/>
        </w:rPr>
        <w:t>Inspec</w:t>
      </w:r>
      <w:proofErr w:type="spellEnd"/>
      <w:r w:rsidRPr="00BB16AC">
        <w:rPr>
          <w:rFonts w:ascii="Times New Roman" w:hAnsi="Times New Roman" w:cs="Times New Roman"/>
          <w:sz w:val="16"/>
          <w:szCs w:val="16"/>
        </w:rPr>
        <w:t xml:space="preserve">, and I. Agencia, “Un estudio empírico sobre la aceptación del medidor inteligente basado en </w:t>
      </w:r>
      <w:proofErr w:type="spellStart"/>
      <w:r w:rsidRPr="00BB16AC">
        <w:rPr>
          <w:rFonts w:ascii="Times New Roman" w:hAnsi="Times New Roman" w:cs="Times New Roman"/>
          <w:sz w:val="16"/>
          <w:szCs w:val="16"/>
        </w:rPr>
        <w:t>IoT</w:t>
      </w:r>
      <w:proofErr w:type="spellEnd"/>
      <w:r w:rsidRPr="00BB16AC">
        <w:rPr>
          <w:rFonts w:ascii="Times New Roman" w:hAnsi="Times New Roman" w:cs="Times New Roman"/>
          <w:sz w:val="16"/>
          <w:szCs w:val="16"/>
        </w:rPr>
        <w:t xml:space="preserve"> en </w:t>
      </w:r>
      <w:proofErr w:type="gramStart"/>
      <w:r w:rsidRPr="00BB16AC">
        <w:rPr>
          <w:rFonts w:ascii="Times New Roman" w:hAnsi="Times New Roman" w:cs="Times New Roman"/>
          <w:sz w:val="16"/>
          <w:szCs w:val="16"/>
        </w:rPr>
        <w:t>Malasia :</w:t>
      </w:r>
      <w:proofErr w:type="gramEnd"/>
      <w:r w:rsidRPr="00BB16AC">
        <w:rPr>
          <w:rFonts w:ascii="Times New Roman" w:hAnsi="Times New Roman" w:cs="Times New Roman"/>
          <w:sz w:val="16"/>
          <w:szCs w:val="16"/>
        </w:rPr>
        <w:t xml:space="preserve"> el efecto del conocimiento y la conciencia ambiental sobre el ahorro de electricidad,” pp. 42794–42804, 2020.</w:t>
      </w:r>
    </w:p>
    <w:p w14:paraId="20C0F13F" w14:textId="77777777" w:rsidR="004F5D6B" w:rsidRPr="00BB16AC" w:rsidRDefault="00647BCF">
      <w:pPr>
        <w:pStyle w:val="ListParagraph"/>
        <w:numPr>
          <w:ilvl w:val="0"/>
          <w:numId w:val="3"/>
        </w:numPr>
        <w:spacing w:after="0" w:line="240" w:lineRule="auto"/>
        <w:ind w:left="425" w:hanging="425"/>
        <w:contextualSpacing w:val="0"/>
        <w:jc w:val="both"/>
        <w:rPr>
          <w:rFonts w:ascii="Times New Roman" w:hAnsi="Times New Roman" w:cs="Times New Roman"/>
          <w:sz w:val="16"/>
          <w:szCs w:val="16"/>
          <w:lang w:val="es-EC"/>
        </w:rPr>
      </w:pPr>
      <w:r w:rsidRPr="00BB16AC">
        <w:rPr>
          <w:rFonts w:ascii="Times New Roman" w:hAnsi="Times New Roman" w:cs="Times New Roman"/>
          <w:sz w:val="16"/>
          <w:szCs w:val="16"/>
        </w:rPr>
        <w:t xml:space="preserve">A. Robots, “Un marco de plataforma de </w:t>
      </w:r>
      <w:proofErr w:type="spellStart"/>
      <w:r w:rsidRPr="00BB16AC">
        <w:rPr>
          <w:rFonts w:ascii="Times New Roman" w:hAnsi="Times New Roman" w:cs="Times New Roman"/>
          <w:sz w:val="16"/>
          <w:szCs w:val="16"/>
        </w:rPr>
        <w:t>IoT</w:t>
      </w:r>
      <w:proofErr w:type="spellEnd"/>
      <w:r w:rsidRPr="00BB16AC">
        <w:rPr>
          <w:rFonts w:ascii="Times New Roman" w:hAnsi="Times New Roman" w:cs="Times New Roman"/>
          <w:sz w:val="16"/>
          <w:szCs w:val="16"/>
        </w:rPr>
        <w:t xml:space="preserve"> para robots móviles autónomos en aplicaciones de logística hospitalaria,” 2021.</w:t>
      </w:r>
    </w:p>
    <w:p w14:paraId="211F0B68" w14:textId="49213B42" w:rsidR="00333515" w:rsidRPr="00BB16AC" w:rsidRDefault="00647BCF">
      <w:pPr>
        <w:pStyle w:val="ListParagraph"/>
        <w:numPr>
          <w:ilvl w:val="0"/>
          <w:numId w:val="3"/>
        </w:numPr>
        <w:spacing w:after="0" w:line="240" w:lineRule="auto"/>
        <w:ind w:left="425" w:hanging="425"/>
        <w:contextualSpacing w:val="0"/>
        <w:jc w:val="both"/>
        <w:rPr>
          <w:rFonts w:ascii="Times New Roman" w:hAnsi="Times New Roman" w:cs="Times New Roman"/>
          <w:sz w:val="16"/>
          <w:szCs w:val="16"/>
          <w:lang w:val="es-EC"/>
        </w:rPr>
      </w:pPr>
      <w:r w:rsidRPr="00BB16AC">
        <w:rPr>
          <w:rFonts w:ascii="Times New Roman" w:hAnsi="Times New Roman" w:cs="Times New Roman"/>
          <w:sz w:val="16"/>
          <w:szCs w:val="16"/>
        </w:rPr>
        <w:t xml:space="preserve">A. F. Arciniegas, D. E. </w:t>
      </w:r>
      <w:proofErr w:type="spellStart"/>
      <w:r w:rsidRPr="00BB16AC">
        <w:rPr>
          <w:rFonts w:ascii="Times New Roman" w:hAnsi="Times New Roman" w:cs="Times New Roman"/>
          <w:sz w:val="16"/>
          <w:szCs w:val="16"/>
        </w:rPr>
        <w:t>Imbajoa</w:t>
      </w:r>
      <w:proofErr w:type="spellEnd"/>
      <w:r w:rsidRPr="00BB16AC">
        <w:rPr>
          <w:rFonts w:ascii="Times New Roman" w:hAnsi="Times New Roman" w:cs="Times New Roman"/>
          <w:sz w:val="16"/>
          <w:szCs w:val="16"/>
        </w:rPr>
        <w:t>, and J. Revelo, “Diseño e implementación de un Sistema de Medición Inteligente para AMI de la microrred de la Universidad de Nariño (</w:t>
      </w:r>
      <w:proofErr w:type="spellStart"/>
      <w:r w:rsidRPr="00BB16AC">
        <w:rPr>
          <w:rFonts w:ascii="Times New Roman" w:hAnsi="Times New Roman" w:cs="Times New Roman"/>
          <w:sz w:val="16"/>
          <w:szCs w:val="16"/>
        </w:rPr>
        <w:t>Design</w:t>
      </w:r>
      <w:proofErr w:type="spellEnd"/>
      <w:r w:rsidRPr="00BB16AC">
        <w:rPr>
          <w:rFonts w:ascii="Times New Roman" w:hAnsi="Times New Roman" w:cs="Times New Roman"/>
          <w:sz w:val="16"/>
          <w:szCs w:val="16"/>
        </w:rPr>
        <w:t xml:space="preserve"> and </w:t>
      </w:r>
      <w:proofErr w:type="spellStart"/>
      <w:r w:rsidRPr="00BB16AC">
        <w:rPr>
          <w:rFonts w:ascii="Times New Roman" w:hAnsi="Times New Roman" w:cs="Times New Roman"/>
          <w:sz w:val="16"/>
          <w:szCs w:val="16"/>
        </w:rPr>
        <w:t>implementation</w:t>
      </w:r>
      <w:proofErr w:type="spellEnd"/>
      <w:r w:rsidRPr="00BB16AC">
        <w:rPr>
          <w:rFonts w:ascii="Times New Roman" w:hAnsi="Times New Roman" w:cs="Times New Roman"/>
          <w:sz w:val="16"/>
          <w:szCs w:val="16"/>
        </w:rPr>
        <w:t xml:space="preserve"> </w:t>
      </w:r>
      <w:proofErr w:type="spellStart"/>
      <w:r w:rsidRPr="00BB16AC">
        <w:rPr>
          <w:rFonts w:ascii="Times New Roman" w:hAnsi="Times New Roman" w:cs="Times New Roman"/>
          <w:sz w:val="16"/>
          <w:szCs w:val="16"/>
        </w:rPr>
        <w:t>of</w:t>
      </w:r>
      <w:proofErr w:type="spellEnd"/>
      <w:r w:rsidRPr="00BB16AC">
        <w:rPr>
          <w:rFonts w:ascii="Times New Roman" w:hAnsi="Times New Roman" w:cs="Times New Roman"/>
          <w:sz w:val="16"/>
          <w:szCs w:val="16"/>
        </w:rPr>
        <w:t xml:space="preserve"> a Smart </w:t>
      </w:r>
      <w:proofErr w:type="spellStart"/>
      <w:r w:rsidRPr="00BB16AC">
        <w:rPr>
          <w:rFonts w:ascii="Times New Roman" w:hAnsi="Times New Roman" w:cs="Times New Roman"/>
          <w:sz w:val="16"/>
          <w:szCs w:val="16"/>
        </w:rPr>
        <w:t>Measurement</w:t>
      </w:r>
      <w:proofErr w:type="spellEnd"/>
      <w:r w:rsidRPr="00BB16AC">
        <w:rPr>
          <w:rFonts w:ascii="Times New Roman" w:hAnsi="Times New Roman" w:cs="Times New Roman"/>
          <w:sz w:val="16"/>
          <w:szCs w:val="16"/>
        </w:rPr>
        <w:t xml:space="preserve"> </w:t>
      </w:r>
      <w:proofErr w:type="spellStart"/>
      <w:r w:rsidRPr="00BB16AC">
        <w:rPr>
          <w:rFonts w:ascii="Times New Roman" w:hAnsi="Times New Roman" w:cs="Times New Roman"/>
          <w:sz w:val="16"/>
          <w:szCs w:val="16"/>
        </w:rPr>
        <w:t>System</w:t>
      </w:r>
      <w:proofErr w:type="spellEnd"/>
      <w:r w:rsidRPr="00BB16AC">
        <w:rPr>
          <w:rFonts w:ascii="Times New Roman" w:hAnsi="Times New Roman" w:cs="Times New Roman"/>
          <w:sz w:val="16"/>
          <w:szCs w:val="16"/>
        </w:rPr>
        <w:t xml:space="preserve"> </w:t>
      </w:r>
      <w:proofErr w:type="spellStart"/>
      <w:r w:rsidRPr="00BB16AC">
        <w:rPr>
          <w:rFonts w:ascii="Times New Roman" w:hAnsi="Times New Roman" w:cs="Times New Roman"/>
          <w:sz w:val="16"/>
          <w:szCs w:val="16"/>
        </w:rPr>
        <w:t>for</w:t>
      </w:r>
      <w:proofErr w:type="spellEnd"/>
      <w:r w:rsidRPr="00BB16AC">
        <w:rPr>
          <w:rFonts w:ascii="Times New Roman" w:hAnsi="Times New Roman" w:cs="Times New Roman"/>
          <w:sz w:val="16"/>
          <w:szCs w:val="16"/>
        </w:rPr>
        <w:t xml:space="preserve"> AMI in </w:t>
      </w:r>
      <w:proofErr w:type="spellStart"/>
      <w:r w:rsidRPr="00BB16AC">
        <w:rPr>
          <w:rFonts w:ascii="Times New Roman" w:hAnsi="Times New Roman" w:cs="Times New Roman"/>
          <w:sz w:val="16"/>
          <w:szCs w:val="16"/>
        </w:rPr>
        <w:t>the</w:t>
      </w:r>
      <w:proofErr w:type="spellEnd"/>
      <w:r w:rsidRPr="00BB16AC">
        <w:rPr>
          <w:rFonts w:ascii="Times New Roman" w:hAnsi="Times New Roman" w:cs="Times New Roman"/>
          <w:sz w:val="16"/>
          <w:szCs w:val="16"/>
        </w:rPr>
        <w:t xml:space="preserve"> </w:t>
      </w:r>
      <w:proofErr w:type="spellStart"/>
      <w:r w:rsidRPr="00BB16AC">
        <w:rPr>
          <w:rFonts w:ascii="Times New Roman" w:hAnsi="Times New Roman" w:cs="Times New Roman"/>
          <w:sz w:val="16"/>
          <w:szCs w:val="16"/>
        </w:rPr>
        <w:t>microgrid</w:t>
      </w:r>
      <w:proofErr w:type="spellEnd"/>
      <w:r w:rsidRPr="00BB16AC">
        <w:rPr>
          <w:rFonts w:ascii="Times New Roman" w:hAnsi="Times New Roman" w:cs="Times New Roman"/>
          <w:sz w:val="16"/>
          <w:szCs w:val="16"/>
        </w:rPr>
        <w:t xml:space="preserve"> </w:t>
      </w:r>
      <w:proofErr w:type="spellStart"/>
      <w:r w:rsidRPr="00BB16AC">
        <w:rPr>
          <w:rFonts w:ascii="Times New Roman" w:hAnsi="Times New Roman" w:cs="Times New Roman"/>
          <w:sz w:val="16"/>
          <w:szCs w:val="16"/>
        </w:rPr>
        <w:t>of</w:t>
      </w:r>
      <w:proofErr w:type="spellEnd"/>
      <w:r w:rsidRPr="00BB16AC">
        <w:rPr>
          <w:rFonts w:ascii="Times New Roman" w:hAnsi="Times New Roman" w:cs="Times New Roman"/>
          <w:sz w:val="16"/>
          <w:szCs w:val="16"/>
        </w:rPr>
        <w:t xml:space="preserve"> </w:t>
      </w:r>
      <w:proofErr w:type="spellStart"/>
      <w:r w:rsidRPr="00BB16AC">
        <w:rPr>
          <w:rFonts w:ascii="Times New Roman" w:hAnsi="Times New Roman" w:cs="Times New Roman"/>
          <w:sz w:val="16"/>
          <w:szCs w:val="16"/>
        </w:rPr>
        <w:t>the</w:t>
      </w:r>
      <w:proofErr w:type="spellEnd"/>
      <w:r w:rsidRPr="00BB16AC">
        <w:rPr>
          <w:rFonts w:ascii="Times New Roman" w:hAnsi="Times New Roman" w:cs="Times New Roman"/>
          <w:sz w:val="16"/>
          <w:szCs w:val="16"/>
        </w:rPr>
        <w:t xml:space="preserve"> </w:t>
      </w:r>
      <w:proofErr w:type="spellStart"/>
      <w:r w:rsidRPr="00BB16AC">
        <w:rPr>
          <w:rFonts w:ascii="Times New Roman" w:hAnsi="Times New Roman" w:cs="Times New Roman"/>
          <w:sz w:val="16"/>
          <w:szCs w:val="16"/>
        </w:rPr>
        <w:t>University</w:t>
      </w:r>
      <w:proofErr w:type="spellEnd"/>
      <w:r w:rsidRPr="00BB16AC">
        <w:rPr>
          <w:rFonts w:ascii="Times New Roman" w:hAnsi="Times New Roman" w:cs="Times New Roman"/>
          <w:sz w:val="16"/>
          <w:szCs w:val="16"/>
        </w:rPr>
        <w:t xml:space="preserve"> </w:t>
      </w:r>
      <w:proofErr w:type="spellStart"/>
      <w:r w:rsidRPr="00BB16AC">
        <w:rPr>
          <w:rFonts w:ascii="Times New Roman" w:hAnsi="Times New Roman" w:cs="Times New Roman"/>
          <w:sz w:val="16"/>
          <w:szCs w:val="16"/>
        </w:rPr>
        <w:t>of</w:t>
      </w:r>
      <w:proofErr w:type="spellEnd"/>
      <w:r w:rsidRPr="00BB16AC">
        <w:rPr>
          <w:rFonts w:ascii="Times New Roman" w:hAnsi="Times New Roman" w:cs="Times New Roman"/>
          <w:sz w:val="16"/>
          <w:szCs w:val="16"/>
        </w:rPr>
        <w:t xml:space="preserve"> Nariño),” Enfoque UTE, vol. 1, pp. 300–314, 2017, [Online]. </w:t>
      </w:r>
      <w:proofErr w:type="spellStart"/>
      <w:r w:rsidRPr="00BB16AC">
        <w:rPr>
          <w:rFonts w:ascii="Times New Roman" w:hAnsi="Times New Roman" w:cs="Times New Roman"/>
          <w:sz w:val="16"/>
          <w:szCs w:val="16"/>
        </w:rPr>
        <w:t>Available</w:t>
      </w:r>
      <w:proofErr w:type="spellEnd"/>
      <w:r w:rsidRPr="00BB16AC">
        <w:rPr>
          <w:rFonts w:ascii="Times New Roman" w:hAnsi="Times New Roman" w:cs="Times New Roman"/>
          <w:sz w:val="16"/>
          <w:szCs w:val="16"/>
        </w:rPr>
        <w:t xml:space="preserve">: </w:t>
      </w:r>
      <w:r w:rsidR="004F5D6B" w:rsidRPr="00FD6771">
        <w:rPr>
          <w:rFonts w:ascii="Times New Roman" w:hAnsi="Times New Roman" w:cs="Times New Roman"/>
          <w:sz w:val="16"/>
          <w:szCs w:val="16"/>
        </w:rPr>
        <w:t>http://ingenieria.ute.edu.ec/enfoqueute</w:t>
      </w:r>
    </w:p>
    <w:p w14:paraId="5ACBBF1C" w14:textId="77777777" w:rsidR="00F002D1" w:rsidRDefault="004F5D6B">
      <w:pPr>
        <w:pStyle w:val="ListParagraph"/>
        <w:numPr>
          <w:ilvl w:val="0"/>
          <w:numId w:val="3"/>
        </w:numPr>
        <w:spacing w:after="0" w:line="240" w:lineRule="auto"/>
        <w:ind w:left="425" w:hanging="425"/>
        <w:contextualSpacing w:val="0"/>
        <w:jc w:val="both"/>
        <w:rPr>
          <w:rFonts w:ascii="Times New Roman" w:hAnsi="Times New Roman" w:cs="Times New Roman"/>
          <w:sz w:val="16"/>
          <w:szCs w:val="16"/>
          <w:lang w:val="en-US"/>
        </w:rPr>
      </w:pPr>
      <w:r w:rsidRPr="00BB16AC">
        <w:rPr>
          <w:rFonts w:ascii="Times New Roman" w:hAnsi="Times New Roman" w:cs="Times New Roman"/>
          <w:sz w:val="16"/>
          <w:szCs w:val="16"/>
          <w:lang w:val="en-US"/>
        </w:rPr>
        <w:t xml:space="preserve">H. F. </w:t>
      </w:r>
      <w:proofErr w:type="spellStart"/>
      <w:r w:rsidRPr="00BB16AC">
        <w:rPr>
          <w:rFonts w:ascii="Times New Roman" w:hAnsi="Times New Roman" w:cs="Times New Roman"/>
          <w:sz w:val="16"/>
          <w:szCs w:val="16"/>
          <w:lang w:val="en-US"/>
        </w:rPr>
        <w:t>Chinchero</w:t>
      </w:r>
      <w:proofErr w:type="spellEnd"/>
      <w:r w:rsidRPr="00BB16AC">
        <w:rPr>
          <w:rFonts w:ascii="Times New Roman" w:hAnsi="Times New Roman" w:cs="Times New Roman"/>
          <w:sz w:val="16"/>
          <w:szCs w:val="16"/>
          <w:lang w:val="en-US"/>
        </w:rPr>
        <w:t>, J. M. Alonso, “Review on Energy Management Methodologies for LED Lighting Systems in Smart Buildings,” EEEIC 2020.</w:t>
      </w:r>
    </w:p>
    <w:p w14:paraId="73386B37" w14:textId="07E6C873" w:rsidR="00F002D1" w:rsidRPr="00BB16AC" w:rsidRDefault="00F002D1">
      <w:pPr>
        <w:pStyle w:val="ListParagraph"/>
        <w:numPr>
          <w:ilvl w:val="0"/>
          <w:numId w:val="3"/>
        </w:numPr>
        <w:spacing w:after="0" w:line="240" w:lineRule="auto"/>
        <w:ind w:left="425" w:hanging="425"/>
        <w:contextualSpacing w:val="0"/>
        <w:jc w:val="both"/>
        <w:rPr>
          <w:rFonts w:ascii="Times New Roman" w:hAnsi="Times New Roman" w:cs="Times New Roman"/>
          <w:sz w:val="16"/>
          <w:szCs w:val="16"/>
          <w:lang w:val="es-EC"/>
        </w:rPr>
      </w:pPr>
      <w:r>
        <w:rPr>
          <w:rFonts w:ascii="Times New Roman" w:hAnsi="Times New Roman" w:cs="Times New Roman"/>
          <w:sz w:val="16"/>
          <w:szCs w:val="16"/>
          <w:lang w:val="es-EC"/>
        </w:rPr>
        <w:t>H</w:t>
      </w:r>
      <w:r w:rsidRPr="00BB16AC">
        <w:rPr>
          <w:rFonts w:ascii="Times New Roman" w:hAnsi="Times New Roman" w:cs="Times New Roman"/>
          <w:sz w:val="16"/>
          <w:szCs w:val="16"/>
          <w:lang w:val="es-EC"/>
        </w:rPr>
        <w:t>.</w:t>
      </w:r>
      <w:r>
        <w:rPr>
          <w:rFonts w:ascii="Times New Roman" w:hAnsi="Times New Roman" w:cs="Times New Roman"/>
          <w:sz w:val="16"/>
          <w:szCs w:val="16"/>
          <w:lang w:val="es-EC"/>
        </w:rPr>
        <w:t>F.</w:t>
      </w:r>
      <w:r w:rsidRPr="00BB16AC">
        <w:rPr>
          <w:rFonts w:ascii="Times New Roman" w:hAnsi="Times New Roman" w:cs="Times New Roman"/>
          <w:sz w:val="16"/>
          <w:szCs w:val="16"/>
          <w:lang w:val="es-EC"/>
        </w:rPr>
        <w:t xml:space="preserve"> Chinchero, </w:t>
      </w:r>
      <w:r>
        <w:rPr>
          <w:rFonts w:ascii="Times New Roman" w:hAnsi="Times New Roman" w:cs="Times New Roman"/>
          <w:sz w:val="16"/>
          <w:szCs w:val="16"/>
          <w:lang w:val="es-EC"/>
        </w:rPr>
        <w:t>A</w:t>
      </w:r>
      <w:r w:rsidRPr="00BB16AC">
        <w:rPr>
          <w:rFonts w:ascii="Times New Roman" w:hAnsi="Times New Roman" w:cs="Times New Roman"/>
          <w:sz w:val="16"/>
          <w:szCs w:val="16"/>
          <w:lang w:val="es-EC"/>
        </w:rPr>
        <w:t>.</w:t>
      </w:r>
      <w:r>
        <w:rPr>
          <w:rFonts w:ascii="Times New Roman" w:hAnsi="Times New Roman" w:cs="Times New Roman"/>
          <w:sz w:val="16"/>
          <w:szCs w:val="16"/>
          <w:lang w:val="es-EC"/>
        </w:rPr>
        <w:t xml:space="preserve"> M.</w:t>
      </w:r>
      <w:r w:rsidRPr="00BB16AC">
        <w:rPr>
          <w:rFonts w:ascii="Times New Roman" w:hAnsi="Times New Roman" w:cs="Times New Roman"/>
          <w:sz w:val="16"/>
          <w:szCs w:val="16"/>
          <w:lang w:val="es-EC"/>
        </w:rPr>
        <w:t xml:space="preserve"> </w:t>
      </w:r>
      <w:r>
        <w:rPr>
          <w:rFonts w:ascii="Times New Roman" w:hAnsi="Times New Roman" w:cs="Times New Roman"/>
          <w:sz w:val="16"/>
          <w:szCs w:val="16"/>
          <w:lang w:val="es-EC"/>
        </w:rPr>
        <w:t>Guevara, “</w:t>
      </w:r>
      <w:proofErr w:type="spellStart"/>
      <w:r>
        <w:rPr>
          <w:rFonts w:ascii="Times New Roman" w:hAnsi="Times New Roman" w:cs="Times New Roman"/>
          <w:sz w:val="16"/>
          <w:szCs w:val="16"/>
          <w:lang w:val="es-EC"/>
        </w:rPr>
        <w:t>IoT</w:t>
      </w:r>
      <w:proofErr w:type="spellEnd"/>
      <w:r>
        <w:rPr>
          <w:rFonts w:ascii="Times New Roman" w:hAnsi="Times New Roman" w:cs="Times New Roman"/>
          <w:sz w:val="16"/>
          <w:szCs w:val="16"/>
          <w:lang w:val="es-EC"/>
        </w:rPr>
        <w:t xml:space="preserve"> Smart </w:t>
      </w:r>
      <w:proofErr w:type="spellStart"/>
      <w:r>
        <w:rPr>
          <w:rFonts w:ascii="Times New Roman" w:hAnsi="Times New Roman" w:cs="Times New Roman"/>
          <w:sz w:val="16"/>
          <w:szCs w:val="16"/>
          <w:lang w:val="es-EC"/>
        </w:rPr>
        <w:t>Metering</w:t>
      </w:r>
      <w:proofErr w:type="spellEnd"/>
      <w:r>
        <w:rPr>
          <w:rFonts w:ascii="Times New Roman" w:hAnsi="Times New Roman" w:cs="Times New Roman"/>
          <w:sz w:val="16"/>
          <w:szCs w:val="16"/>
          <w:lang w:val="es-EC"/>
        </w:rPr>
        <w:t xml:space="preserve"> </w:t>
      </w:r>
      <w:proofErr w:type="spellStart"/>
      <w:r>
        <w:rPr>
          <w:rFonts w:ascii="Times New Roman" w:hAnsi="Times New Roman" w:cs="Times New Roman"/>
          <w:sz w:val="16"/>
          <w:szCs w:val="16"/>
          <w:lang w:val="es-EC"/>
        </w:rPr>
        <w:t>System</w:t>
      </w:r>
      <w:proofErr w:type="spellEnd"/>
      <w:r w:rsidRPr="00BB16AC">
        <w:rPr>
          <w:rFonts w:ascii="Times New Roman" w:hAnsi="Times New Roman" w:cs="Times New Roman"/>
          <w:sz w:val="16"/>
          <w:szCs w:val="16"/>
          <w:lang w:val="es-EC"/>
        </w:rPr>
        <w:t xml:space="preserve">,” </w:t>
      </w:r>
      <w:proofErr w:type="spellStart"/>
      <w:r w:rsidRPr="00BB16AC">
        <w:rPr>
          <w:rFonts w:ascii="Times New Roman" w:hAnsi="Times New Roman" w:cs="Times New Roman"/>
          <w:sz w:val="16"/>
          <w:szCs w:val="16"/>
          <w:lang w:val="es-EC"/>
        </w:rPr>
        <w:t>Cintelam</w:t>
      </w:r>
      <w:proofErr w:type="spellEnd"/>
      <w:r w:rsidRPr="00BB16AC">
        <w:rPr>
          <w:rFonts w:ascii="Times New Roman" w:hAnsi="Times New Roman" w:cs="Times New Roman"/>
          <w:sz w:val="16"/>
          <w:szCs w:val="16"/>
          <w:lang w:val="es-EC"/>
        </w:rPr>
        <w:t xml:space="preserve"> Campos Inteligentes de América </w:t>
      </w:r>
      <w:proofErr w:type="spellStart"/>
      <w:r w:rsidRPr="00BB16AC">
        <w:rPr>
          <w:rFonts w:ascii="Times New Roman" w:hAnsi="Times New Roman" w:cs="Times New Roman"/>
          <w:sz w:val="16"/>
          <w:szCs w:val="16"/>
          <w:lang w:val="es-EC"/>
        </w:rPr>
        <w:t>Cia</w:t>
      </w:r>
      <w:proofErr w:type="spellEnd"/>
      <w:r w:rsidRPr="00BB16AC">
        <w:rPr>
          <w:rFonts w:ascii="Times New Roman" w:hAnsi="Times New Roman" w:cs="Times New Roman"/>
          <w:sz w:val="16"/>
          <w:szCs w:val="16"/>
          <w:lang w:val="es-EC"/>
        </w:rPr>
        <w:t xml:space="preserve">. Ltda., </w:t>
      </w:r>
      <w:proofErr w:type="spellStart"/>
      <w:r w:rsidRPr="00BB16AC">
        <w:rPr>
          <w:rFonts w:ascii="Times New Roman" w:hAnsi="Times New Roman" w:cs="Times New Roman"/>
          <w:sz w:val="16"/>
          <w:szCs w:val="16"/>
          <w:lang w:val="es-EC"/>
        </w:rPr>
        <w:t>Te</w:t>
      </w:r>
      <w:r>
        <w:rPr>
          <w:rFonts w:ascii="Times New Roman" w:hAnsi="Times New Roman" w:cs="Times New Roman"/>
          <w:sz w:val="16"/>
          <w:szCs w:val="16"/>
          <w:lang w:val="es-EC"/>
        </w:rPr>
        <w:t>chnical</w:t>
      </w:r>
      <w:proofErr w:type="spellEnd"/>
      <w:r>
        <w:rPr>
          <w:rFonts w:ascii="Times New Roman" w:hAnsi="Times New Roman" w:cs="Times New Roman"/>
          <w:sz w:val="16"/>
          <w:szCs w:val="16"/>
          <w:lang w:val="es-EC"/>
        </w:rPr>
        <w:t xml:space="preserve"> Manual, Quito, Jan. 2020.</w:t>
      </w:r>
    </w:p>
    <w:p w14:paraId="1802A047" w14:textId="2D4B057D" w:rsidR="00333515" w:rsidRPr="00BB16AC" w:rsidRDefault="00333515" w:rsidP="00BB16AC">
      <w:pPr>
        <w:spacing w:after="0" w:line="240" w:lineRule="auto"/>
        <w:jc w:val="both"/>
        <w:rPr>
          <w:rFonts w:ascii="Times New Roman" w:hAnsi="Times New Roman" w:cs="Times New Roman"/>
          <w:sz w:val="16"/>
          <w:szCs w:val="16"/>
          <w:lang w:val="es-EC"/>
        </w:rPr>
      </w:pPr>
    </w:p>
    <w:p w14:paraId="5248824D" w14:textId="77777777" w:rsidR="00333515" w:rsidRPr="008E2A1A" w:rsidRDefault="00333515" w:rsidP="00333515">
      <w:pPr>
        <w:pStyle w:val="RefText"/>
        <w:spacing w:line="252" w:lineRule="auto"/>
        <w:rPr>
          <w:iCs/>
          <w:sz w:val="16"/>
          <w:szCs w:val="14"/>
          <w:lang w:val="pt-BR"/>
        </w:rPr>
      </w:pPr>
    </w:p>
    <w:p w14:paraId="42BBAEBF" w14:textId="091BFB4B" w:rsidR="00333515" w:rsidRPr="00BB16AC" w:rsidRDefault="00333515" w:rsidP="00BB16AC">
      <w:pPr>
        <w:spacing w:after="80" w:line="240" w:lineRule="auto"/>
        <w:jc w:val="both"/>
        <w:rPr>
          <w:rFonts w:ascii="Times New Roman" w:hAnsi="Times New Roman" w:cs="Times New Roman"/>
          <w:sz w:val="16"/>
          <w:szCs w:val="16"/>
        </w:rPr>
      </w:pPr>
      <w:r w:rsidRPr="00BB16AC">
        <w:rPr>
          <w:rFonts w:ascii="Times New Roman" w:hAnsi="Times New Roman"/>
          <w:b/>
          <w:noProof/>
          <w:sz w:val="16"/>
          <w:szCs w:val="16"/>
          <w:lang w:eastAsia="pt-BR"/>
        </w:rPr>
        <w:t>Alfonso A. Marchan</w:t>
      </w:r>
      <w:r>
        <w:rPr>
          <w:rFonts w:ascii="Times New Roman" w:hAnsi="Times New Roman"/>
          <w:b/>
          <w:noProof/>
          <w:sz w:val="16"/>
          <w:szCs w:val="16"/>
          <w:lang w:eastAsia="pt-BR"/>
        </w:rPr>
        <w:t xml:space="preserve"> Loor</w:t>
      </w:r>
      <w:r w:rsidRPr="00BB16AC">
        <w:rPr>
          <w:rFonts w:ascii="Times New Roman" w:hAnsi="Times New Roman"/>
          <w:b/>
          <w:noProof/>
          <w:sz w:val="16"/>
          <w:szCs w:val="16"/>
          <w:lang w:eastAsia="pt-BR"/>
        </w:rPr>
        <w:t xml:space="preserve">, </w:t>
      </w:r>
      <w:r w:rsidRPr="00BB16AC">
        <w:rPr>
          <w:rFonts w:ascii="Times New Roman" w:hAnsi="Times New Roman" w:cs="Times New Roman"/>
          <w:sz w:val="16"/>
          <w:szCs w:val="16"/>
        </w:rPr>
        <w:t>Maestrante en el Programa de Maestría en Electricidad de la P</w:t>
      </w:r>
      <w:r>
        <w:rPr>
          <w:rFonts w:ascii="Times New Roman" w:hAnsi="Times New Roman" w:cs="Times New Roman"/>
          <w:sz w:val="16"/>
          <w:szCs w:val="16"/>
        </w:rPr>
        <w:t>ontificia Universidad Católica del Ecuador Sede Esmeraldas P</w:t>
      </w:r>
      <w:r w:rsidRPr="00BB16AC">
        <w:rPr>
          <w:rFonts w:ascii="Times New Roman" w:hAnsi="Times New Roman" w:cs="Times New Roman"/>
          <w:sz w:val="16"/>
          <w:szCs w:val="16"/>
        </w:rPr>
        <w:t>UCE</w:t>
      </w:r>
      <w:r>
        <w:rPr>
          <w:rFonts w:ascii="Times New Roman" w:hAnsi="Times New Roman" w:cs="Times New Roman"/>
          <w:sz w:val="16"/>
          <w:szCs w:val="16"/>
        </w:rPr>
        <w:t>-</w:t>
      </w:r>
      <w:r w:rsidRPr="00BB16AC">
        <w:rPr>
          <w:rFonts w:ascii="Times New Roman" w:hAnsi="Times New Roman" w:cs="Times New Roman"/>
          <w:sz w:val="16"/>
          <w:szCs w:val="16"/>
        </w:rPr>
        <w:t xml:space="preserve">SE, Ingeniero Eléctrico </w:t>
      </w:r>
      <w:r>
        <w:rPr>
          <w:rFonts w:ascii="Times New Roman" w:hAnsi="Times New Roman" w:cs="Times New Roman"/>
          <w:sz w:val="16"/>
          <w:szCs w:val="16"/>
        </w:rPr>
        <w:t>que</w:t>
      </w:r>
      <w:r w:rsidRPr="00BB16AC">
        <w:rPr>
          <w:rFonts w:ascii="Times New Roman" w:hAnsi="Times New Roman" w:cs="Times New Roman"/>
          <w:sz w:val="16"/>
          <w:szCs w:val="16"/>
        </w:rPr>
        <w:t xml:space="preserve"> </w:t>
      </w:r>
      <w:r>
        <w:rPr>
          <w:rFonts w:ascii="Times New Roman" w:hAnsi="Times New Roman" w:cs="Times New Roman"/>
          <w:sz w:val="16"/>
          <w:szCs w:val="16"/>
        </w:rPr>
        <w:t>a</w:t>
      </w:r>
      <w:r w:rsidRPr="00BB16AC">
        <w:rPr>
          <w:rFonts w:ascii="Times New Roman" w:hAnsi="Times New Roman" w:cs="Times New Roman"/>
          <w:sz w:val="16"/>
          <w:szCs w:val="16"/>
        </w:rPr>
        <w:t xml:space="preserve">ctualmente se desarrolla como </w:t>
      </w:r>
      <w:r w:rsidR="001B3E5D">
        <w:rPr>
          <w:rFonts w:ascii="Times New Roman" w:hAnsi="Times New Roman" w:cs="Times New Roman"/>
          <w:sz w:val="16"/>
          <w:szCs w:val="16"/>
        </w:rPr>
        <w:t>Director Administrativo</w:t>
      </w:r>
      <w:r w:rsidR="001B3E5D" w:rsidRPr="00BB16AC">
        <w:rPr>
          <w:rFonts w:ascii="Times New Roman" w:hAnsi="Times New Roman" w:cs="Times New Roman"/>
          <w:sz w:val="16"/>
          <w:szCs w:val="16"/>
        </w:rPr>
        <w:t xml:space="preserve"> </w:t>
      </w:r>
      <w:r w:rsidRPr="00BB16AC">
        <w:rPr>
          <w:rFonts w:ascii="Times New Roman" w:hAnsi="Times New Roman" w:cs="Times New Roman"/>
          <w:sz w:val="16"/>
          <w:szCs w:val="16"/>
        </w:rPr>
        <w:t xml:space="preserve">en la Corporación Eléctrica Nacional CNEL E.P. Unidad de Negocios Esmeraldas y ha </w:t>
      </w:r>
      <w:r>
        <w:rPr>
          <w:rFonts w:ascii="Times New Roman" w:hAnsi="Times New Roman" w:cs="Times New Roman"/>
          <w:sz w:val="16"/>
          <w:szCs w:val="16"/>
        </w:rPr>
        <w:t>ejecutado</w:t>
      </w:r>
      <w:r w:rsidRPr="00BB16AC">
        <w:rPr>
          <w:rFonts w:ascii="Times New Roman" w:hAnsi="Times New Roman" w:cs="Times New Roman"/>
          <w:sz w:val="16"/>
          <w:szCs w:val="16"/>
        </w:rPr>
        <w:t xml:space="preserve"> proyectos de implementación de redes de distribución de baja y media tensión, administración de abonados y gestión de la energía en subestaciones de transferencia eléctrica.</w:t>
      </w:r>
    </w:p>
    <w:p w14:paraId="321E5FA8" w14:textId="77777777" w:rsidR="00333515" w:rsidRPr="00BB16AC" w:rsidRDefault="00333515" w:rsidP="00BB16AC">
      <w:pPr>
        <w:spacing w:after="0" w:line="240" w:lineRule="auto"/>
        <w:jc w:val="both"/>
        <w:rPr>
          <w:rFonts w:ascii="Times New Roman" w:hAnsi="Times New Roman" w:cs="Times New Roman"/>
          <w:sz w:val="16"/>
          <w:szCs w:val="16"/>
        </w:rPr>
      </w:pPr>
    </w:p>
    <w:bookmarkEnd w:id="26"/>
    <w:bookmarkEnd w:id="27"/>
    <w:bookmarkEnd w:id="28"/>
    <w:bookmarkEnd w:id="29"/>
    <w:bookmarkEnd w:id="30"/>
    <w:p w14:paraId="5DFE029B" w14:textId="4D124E37" w:rsidR="00D40836" w:rsidRPr="00BB16AC" w:rsidRDefault="00D40836" w:rsidP="00D40836">
      <w:pPr>
        <w:pStyle w:val="ListParagraph"/>
        <w:spacing w:after="0" w:line="240" w:lineRule="auto"/>
        <w:ind w:left="425"/>
        <w:contextualSpacing w:val="0"/>
        <w:jc w:val="both"/>
        <w:rPr>
          <w:rFonts w:ascii="Times New Roman" w:hAnsi="Times New Roman" w:cs="Times New Roman"/>
          <w:bCs/>
          <w:sz w:val="16"/>
          <w:szCs w:val="16"/>
          <w:lang w:val="es-EC"/>
        </w:rPr>
      </w:pPr>
    </w:p>
    <w:p w14:paraId="258017F4" w14:textId="68EBDB4E" w:rsidR="0012484F" w:rsidRDefault="00EE4ED2" w:rsidP="00D40836">
      <w:pPr>
        <w:pStyle w:val="ListParagraph"/>
        <w:spacing w:after="80" w:line="240" w:lineRule="auto"/>
        <w:ind w:left="0"/>
        <w:jc w:val="both"/>
        <w:rPr>
          <w:rFonts w:ascii="Times New Roman" w:eastAsia="Times New Roman" w:hAnsi="Times New Roman"/>
          <w:sz w:val="16"/>
          <w:szCs w:val="16"/>
        </w:rPr>
      </w:pPr>
      <w:r>
        <w:rPr>
          <w:b/>
          <w:noProof/>
          <w:lang w:val="en-US"/>
        </w:rPr>
        <w:drawing>
          <wp:anchor distT="0" distB="0" distL="114300" distR="114300" simplePos="0" relativeHeight="251659264" behindDoc="0" locked="0" layoutInCell="1" allowOverlap="1" wp14:anchorId="0DD2A485" wp14:editId="552AD0C3">
            <wp:simplePos x="0" y="0"/>
            <wp:positionH relativeFrom="column">
              <wp:posOffset>76835</wp:posOffset>
            </wp:positionH>
            <wp:positionV relativeFrom="paragraph">
              <wp:posOffset>72390</wp:posOffset>
            </wp:positionV>
            <wp:extent cx="487045" cy="614680"/>
            <wp:effectExtent l="0" t="0" r="8255" b="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3" descr="alisson.jpg"/>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t="6013"/>
                    <a:stretch/>
                  </pic:blipFill>
                  <pic:spPr bwMode="auto">
                    <a:xfrm>
                      <a:off x="0" y="0"/>
                      <a:ext cx="487045" cy="6146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2484F">
        <w:rPr>
          <w:rFonts w:ascii="Times New Roman" w:hAnsi="Times New Roman"/>
          <w:b/>
          <w:noProof/>
          <w:sz w:val="16"/>
          <w:szCs w:val="16"/>
          <w:lang w:eastAsia="pt-BR"/>
        </w:rPr>
        <w:t xml:space="preserve">Héctor F. Chinchero, </w:t>
      </w:r>
      <w:r w:rsidR="0012484F">
        <w:rPr>
          <w:rFonts w:ascii="Times New Roman" w:eastAsia="Times New Roman" w:hAnsi="Times New Roman"/>
          <w:sz w:val="16"/>
          <w:szCs w:val="16"/>
        </w:rPr>
        <w:t>graduado en Ingeniería Electrónica, Automatización y Control por la Universidad de las Fuerzas Armadas de Ecuador (ESPE) en 2003 y Master en Domótica y Hogar Digital por la Universidad Politécnica de Madrid</w:t>
      </w:r>
      <w:r>
        <w:rPr>
          <w:rFonts w:ascii="Times New Roman" w:eastAsia="Times New Roman" w:hAnsi="Times New Roman"/>
          <w:sz w:val="16"/>
          <w:szCs w:val="16"/>
        </w:rPr>
        <w:t xml:space="preserve"> en 2005</w:t>
      </w:r>
      <w:r w:rsidR="0012484F">
        <w:rPr>
          <w:rFonts w:ascii="Times New Roman" w:eastAsia="Times New Roman" w:hAnsi="Times New Roman"/>
          <w:sz w:val="16"/>
          <w:szCs w:val="16"/>
        </w:rPr>
        <w:t>, España</w:t>
      </w:r>
      <w:r w:rsidR="0012484F" w:rsidRPr="0012484F">
        <w:rPr>
          <w:rFonts w:ascii="Times New Roman" w:eastAsia="Times New Roman" w:hAnsi="Times New Roman"/>
          <w:sz w:val="16"/>
          <w:szCs w:val="16"/>
        </w:rPr>
        <w:t>.</w:t>
      </w:r>
      <w:r w:rsidR="0012484F">
        <w:rPr>
          <w:rFonts w:ascii="Times New Roman" w:eastAsia="Times New Roman" w:hAnsi="Times New Roman"/>
          <w:sz w:val="16"/>
          <w:szCs w:val="16"/>
        </w:rPr>
        <w:t xml:space="preserve"> </w:t>
      </w:r>
      <w:r w:rsidR="00333515">
        <w:rPr>
          <w:rFonts w:ascii="Times New Roman" w:eastAsia="Times New Roman" w:hAnsi="Times New Roman"/>
          <w:sz w:val="16"/>
          <w:szCs w:val="16"/>
        </w:rPr>
        <w:t xml:space="preserve">Realizó el Doctorado en Energía y Control de Procesos en la </w:t>
      </w:r>
      <w:proofErr w:type="spellStart"/>
      <w:r w:rsidR="00333515">
        <w:rPr>
          <w:rFonts w:ascii="Times New Roman" w:eastAsia="Times New Roman" w:hAnsi="Times New Roman"/>
          <w:sz w:val="16"/>
          <w:szCs w:val="16"/>
        </w:rPr>
        <w:t>Universida</w:t>
      </w:r>
      <w:proofErr w:type="spellEnd"/>
      <w:r w:rsidR="00333515">
        <w:rPr>
          <w:rFonts w:ascii="Times New Roman" w:eastAsia="Times New Roman" w:hAnsi="Times New Roman"/>
          <w:sz w:val="16"/>
          <w:szCs w:val="16"/>
        </w:rPr>
        <w:t xml:space="preserve"> de Oviedo, España. </w:t>
      </w:r>
      <w:r w:rsidR="0012484F">
        <w:rPr>
          <w:rFonts w:ascii="Times New Roman" w:eastAsia="Times New Roman" w:hAnsi="Times New Roman"/>
          <w:sz w:val="16"/>
          <w:szCs w:val="16"/>
        </w:rPr>
        <w:t>Actualmente e</w:t>
      </w:r>
      <w:r w:rsidR="0081411B">
        <w:rPr>
          <w:rFonts w:ascii="Times New Roman" w:eastAsia="Times New Roman" w:hAnsi="Times New Roman"/>
          <w:sz w:val="16"/>
          <w:szCs w:val="16"/>
        </w:rPr>
        <w:t xml:space="preserve">s </w:t>
      </w:r>
      <w:r w:rsidR="00333515">
        <w:rPr>
          <w:rFonts w:ascii="Times New Roman" w:eastAsia="Times New Roman" w:hAnsi="Times New Roman"/>
          <w:sz w:val="16"/>
          <w:szCs w:val="16"/>
        </w:rPr>
        <w:t xml:space="preserve">investigador Post Doctoral en la Universidad de Oviedo dentro del Grupo de Investigación de Conversión Eficiente de Energía Eléctrica. También es </w:t>
      </w:r>
      <w:r w:rsidR="0081411B">
        <w:rPr>
          <w:rFonts w:ascii="Times New Roman" w:eastAsia="Times New Roman" w:hAnsi="Times New Roman"/>
          <w:sz w:val="16"/>
          <w:szCs w:val="16"/>
        </w:rPr>
        <w:t xml:space="preserve">director de I+D+i en CINTELAM Campos Inteligentes de América </w:t>
      </w:r>
      <w:proofErr w:type="spellStart"/>
      <w:r w:rsidR="0081411B">
        <w:rPr>
          <w:rFonts w:ascii="Times New Roman" w:eastAsia="Times New Roman" w:hAnsi="Times New Roman"/>
          <w:sz w:val="16"/>
          <w:szCs w:val="16"/>
        </w:rPr>
        <w:t>Cia</w:t>
      </w:r>
      <w:proofErr w:type="spellEnd"/>
      <w:r w:rsidR="0081411B">
        <w:rPr>
          <w:rFonts w:ascii="Times New Roman" w:eastAsia="Times New Roman" w:hAnsi="Times New Roman"/>
          <w:sz w:val="16"/>
          <w:szCs w:val="16"/>
        </w:rPr>
        <w:t xml:space="preserve">. </w:t>
      </w:r>
      <w:proofErr w:type="spellStart"/>
      <w:r w:rsidR="0081411B">
        <w:rPr>
          <w:rFonts w:ascii="Times New Roman" w:eastAsia="Times New Roman" w:hAnsi="Times New Roman"/>
          <w:sz w:val="16"/>
          <w:szCs w:val="16"/>
        </w:rPr>
        <w:t>Ltda</w:t>
      </w:r>
      <w:proofErr w:type="spellEnd"/>
      <w:r w:rsidR="00333515">
        <w:rPr>
          <w:rFonts w:ascii="Times New Roman" w:eastAsia="Times New Roman" w:hAnsi="Times New Roman"/>
          <w:sz w:val="16"/>
          <w:szCs w:val="16"/>
        </w:rPr>
        <w:t xml:space="preserve"> y Docente del Programa de Maestría en Electricidad de la Pontificia Universidad Católica del Ecuador PUCE Sede Esmeraldas</w:t>
      </w:r>
      <w:r w:rsidR="0081411B">
        <w:rPr>
          <w:rFonts w:ascii="Times New Roman" w:eastAsia="Times New Roman" w:hAnsi="Times New Roman"/>
          <w:sz w:val="16"/>
          <w:szCs w:val="16"/>
        </w:rPr>
        <w:t xml:space="preserve">. </w:t>
      </w:r>
      <w:r w:rsidR="0012484F">
        <w:rPr>
          <w:rFonts w:ascii="Times New Roman" w:eastAsia="Times New Roman" w:hAnsi="Times New Roman"/>
          <w:sz w:val="16"/>
          <w:szCs w:val="16"/>
        </w:rPr>
        <w:t xml:space="preserve">Sus áreas de interés en investigación son sistemas de conversión de energía, </w:t>
      </w:r>
      <w:r w:rsidR="0081411B">
        <w:rPr>
          <w:rFonts w:ascii="Times New Roman" w:eastAsia="Times New Roman" w:hAnsi="Times New Roman"/>
          <w:sz w:val="16"/>
          <w:szCs w:val="16"/>
        </w:rPr>
        <w:t xml:space="preserve">sistemas de </w:t>
      </w:r>
      <w:r w:rsidR="0012484F">
        <w:rPr>
          <w:rFonts w:ascii="Times New Roman" w:eastAsia="Times New Roman" w:hAnsi="Times New Roman"/>
          <w:sz w:val="16"/>
          <w:szCs w:val="16"/>
        </w:rPr>
        <w:t>iluminación LED</w:t>
      </w:r>
      <w:r>
        <w:rPr>
          <w:rFonts w:ascii="Times New Roman" w:eastAsia="Times New Roman" w:hAnsi="Times New Roman"/>
          <w:sz w:val="16"/>
          <w:szCs w:val="16"/>
        </w:rPr>
        <w:t xml:space="preserve">, domótica, </w:t>
      </w:r>
      <w:proofErr w:type="spellStart"/>
      <w:r>
        <w:rPr>
          <w:rFonts w:ascii="Times New Roman" w:eastAsia="Times New Roman" w:hAnsi="Times New Roman"/>
          <w:sz w:val="16"/>
          <w:szCs w:val="16"/>
        </w:rPr>
        <w:t>inmótica</w:t>
      </w:r>
      <w:proofErr w:type="spellEnd"/>
      <w:r w:rsidR="00651251">
        <w:rPr>
          <w:rFonts w:ascii="Times New Roman" w:eastAsia="Times New Roman" w:hAnsi="Times New Roman"/>
          <w:sz w:val="16"/>
          <w:szCs w:val="16"/>
        </w:rPr>
        <w:t xml:space="preserve"> y</w:t>
      </w:r>
      <w:r>
        <w:rPr>
          <w:rFonts w:ascii="Times New Roman" w:eastAsia="Times New Roman" w:hAnsi="Times New Roman"/>
          <w:sz w:val="16"/>
          <w:szCs w:val="16"/>
        </w:rPr>
        <w:t xml:space="preserve"> entorno</w:t>
      </w:r>
      <w:r w:rsidR="0012484F">
        <w:rPr>
          <w:rFonts w:ascii="Times New Roman" w:eastAsia="Times New Roman" w:hAnsi="Times New Roman"/>
          <w:sz w:val="16"/>
          <w:szCs w:val="16"/>
        </w:rPr>
        <w:t>s inteligentes.</w:t>
      </w:r>
      <w:r>
        <w:rPr>
          <w:rFonts w:ascii="Times New Roman" w:eastAsia="Times New Roman" w:hAnsi="Times New Roman"/>
          <w:sz w:val="16"/>
          <w:szCs w:val="16"/>
        </w:rPr>
        <w:t xml:space="preserve"> </w:t>
      </w:r>
    </w:p>
    <w:p w14:paraId="53F82603" w14:textId="75DD6154" w:rsidR="00D40836" w:rsidRPr="00D40836" w:rsidRDefault="00D40836" w:rsidP="00D40836">
      <w:pPr>
        <w:pStyle w:val="ListParagraph"/>
        <w:spacing w:after="80" w:line="240" w:lineRule="auto"/>
        <w:ind w:left="0"/>
        <w:jc w:val="both"/>
        <w:rPr>
          <w:rFonts w:ascii="Times New Roman" w:hAnsi="Times New Roman" w:cs="Times New Roman"/>
          <w:sz w:val="16"/>
          <w:szCs w:val="16"/>
        </w:rPr>
      </w:pPr>
    </w:p>
    <w:p w14:paraId="3B743D55" w14:textId="62E09D43" w:rsidR="001D461F" w:rsidRPr="00D40836" w:rsidRDefault="001D461F" w:rsidP="0012484F">
      <w:pPr>
        <w:spacing w:after="0" w:line="240" w:lineRule="auto"/>
        <w:jc w:val="both"/>
        <w:rPr>
          <w:rFonts w:ascii="Times New Roman" w:hAnsi="Times New Roman" w:cs="Times New Roman"/>
          <w:sz w:val="16"/>
          <w:szCs w:val="16"/>
        </w:rPr>
      </w:pPr>
    </w:p>
    <w:sectPr w:rsidR="001D461F" w:rsidRPr="00D40836" w:rsidSect="00FD6771">
      <w:type w:val="continuous"/>
      <w:pgSz w:w="11907" w:h="16840" w:code="9"/>
      <w:pgMar w:top="1009" w:right="936" w:bottom="1009" w:left="936" w:header="720" w:footer="720" w:gutter="0"/>
      <w:pgBorders w:offsetFrom="page">
        <w:top w:val="double" w:sz="4" w:space="24" w:color="FFFFFF" w:themeColor="background1"/>
      </w:pgBorders>
      <w:cols w:num="2" w:space="34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Wilson Chango" w:date="2022-08-18T17:34:00Z" w:initials="WC">
    <w:p w14:paraId="2DCD442B" w14:textId="77777777" w:rsidR="00D3317F" w:rsidRDefault="00D3317F">
      <w:pPr>
        <w:pStyle w:val="CommentText"/>
        <w:rPr>
          <w:noProof/>
        </w:rPr>
      </w:pPr>
      <w:r>
        <w:rPr>
          <w:rStyle w:val="CommentReference"/>
        </w:rPr>
        <w:annotationRef/>
      </w:r>
      <w:r w:rsidR="00D6598F">
        <w:rPr>
          <w:noProof/>
        </w:rPr>
        <w:t>?</w:t>
      </w:r>
    </w:p>
    <w:p w14:paraId="61ABED22" w14:textId="56FC72CF" w:rsidR="00D3317F" w:rsidRDefault="00D3317F">
      <w:pPr>
        <w:pStyle w:val="CommentText"/>
      </w:pPr>
    </w:p>
  </w:comment>
  <w:comment w:id="6" w:author="Wilson Chango" w:date="2022-08-18T17:40:00Z" w:initials="WC">
    <w:p w14:paraId="7A049564" w14:textId="54ACFF3E" w:rsidR="00013AFB" w:rsidRDefault="00013AFB">
      <w:pPr>
        <w:pStyle w:val="CommentText"/>
      </w:pPr>
      <w:r>
        <w:rPr>
          <w:rStyle w:val="CommentReference"/>
        </w:rPr>
        <w:annotationRef/>
      </w:r>
      <w:r w:rsidR="00D6598F">
        <w:rPr>
          <w:noProof/>
        </w:rPr>
        <w:t>mejorar</w:t>
      </w:r>
    </w:p>
  </w:comment>
  <w:comment w:id="18" w:author="Wilson Chango" w:date="2022-08-18T17:48:00Z" w:initials="WC">
    <w:p w14:paraId="578F50AA" w14:textId="3B752AB3" w:rsidR="00501D2C" w:rsidRDefault="00501D2C">
      <w:pPr>
        <w:pStyle w:val="CommentText"/>
      </w:pPr>
      <w:r>
        <w:rPr>
          <w:rStyle w:val="CommentReference"/>
        </w:rPr>
        <w:annotationRef/>
      </w:r>
      <w:r w:rsidR="00D6598F">
        <w:rPr>
          <w:noProof/>
        </w:rPr>
        <w:t>se presenta</w:t>
      </w:r>
    </w:p>
  </w:comment>
  <w:comment w:id="21" w:author="Wilson Chango" w:date="2022-08-18T17:51:00Z" w:initials="WC">
    <w:p w14:paraId="6C62C7D8" w14:textId="4D5799F3" w:rsidR="004B79D9" w:rsidRDefault="004B79D9">
      <w:pPr>
        <w:pStyle w:val="CommentText"/>
      </w:pPr>
      <w:r>
        <w:rPr>
          <w:rStyle w:val="CommentReference"/>
        </w:rPr>
        <w:annotationRef/>
      </w:r>
      <w:r w:rsidR="00D6598F">
        <w:rPr>
          <w:noProof/>
        </w:rPr>
        <w:t xml:space="preserve">agregra codigo </w:t>
      </w:r>
      <w:r w:rsidR="00D6598F">
        <w:rPr>
          <w:noProof/>
        </w:rPr>
        <w:t>GitHub</w:t>
      </w:r>
    </w:p>
  </w:comment>
  <w:comment w:id="23" w:author="Wilson Chango" w:date="2022-08-18T17:53:00Z" w:initials="WC">
    <w:p w14:paraId="33F50A9A" w14:textId="0218615C" w:rsidR="004B79D9" w:rsidRDefault="004B79D9">
      <w:pPr>
        <w:pStyle w:val="CommentText"/>
      </w:pPr>
      <w:r>
        <w:rPr>
          <w:rStyle w:val="CommentReference"/>
        </w:rPr>
        <w:annotationRef/>
      </w:r>
      <w:r w:rsidR="00D6598F">
        <w:rPr>
          <w:noProof/>
        </w:rPr>
        <w:t>refrencia cr</w:t>
      </w:r>
      <w:r w:rsidR="00D6598F">
        <w:rPr>
          <w:noProof/>
        </w:rPr>
        <w:t>uzada</w:t>
      </w:r>
    </w:p>
  </w:comment>
  <w:comment w:id="24" w:author="Wilson Chango" w:date="2022-08-18T17:53:00Z" w:initials="WC">
    <w:p w14:paraId="215A2861" w14:textId="20621B84" w:rsidR="004B79D9" w:rsidRDefault="004B79D9">
      <w:pPr>
        <w:pStyle w:val="CommentText"/>
      </w:pPr>
      <w:r>
        <w:rPr>
          <w:rStyle w:val="CommentReference"/>
        </w:rPr>
        <w:annotationRef/>
      </w:r>
      <w:r w:rsidR="00D6598F">
        <w:rPr>
          <w:noProof/>
        </w:rPr>
        <w:t>refrencia</w:t>
      </w:r>
      <w:r w:rsidR="00D6598F">
        <w:rPr>
          <w:noProof/>
        </w:rPr>
        <w:t xml:space="preserve"> cr</w:t>
      </w:r>
      <w:r w:rsidR="00D6598F">
        <w:rPr>
          <w:noProof/>
        </w:rPr>
        <w:t>uzada</w:t>
      </w:r>
    </w:p>
  </w:comment>
  <w:comment w:id="25" w:author="Wilson Chango" w:date="2022-08-18T17:54:00Z" w:initials="WC">
    <w:p w14:paraId="415D0DF9" w14:textId="65DDABAC" w:rsidR="004B79D9" w:rsidRDefault="004B79D9">
      <w:pPr>
        <w:pStyle w:val="CommentText"/>
      </w:pPr>
      <w:r>
        <w:rPr>
          <w:rStyle w:val="CommentReference"/>
        </w:rPr>
        <w:annotationRef/>
      </w:r>
      <w:r w:rsidR="00D6598F">
        <w:rPr>
          <w:noProof/>
        </w:rPr>
        <w:t>refrencia c</w:t>
      </w:r>
      <w:r w:rsidR="00D6598F">
        <w:rPr>
          <w:noProof/>
        </w:rPr>
        <w:t>ruzada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1ABED22" w15:done="0"/>
  <w15:commentEx w15:paraId="7A049564" w15:done="0"/>
  <w15:commentEx w15:paraId="578F50AA" w15:done="0"/>
  <w15:commentEx w15:paraId="6C62C7D8" w15:done="0"/>
  <w15:commentEx w15:paraId="33F50A9A" w15:done="0"/>
  <w15:commentEx w15:paraId="215A2861" w15:done="0"/>
  <w15:commentEx w15:paraId="415D0DF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A8F6BD" w16cex:dateUtc="2022-08-18T22:34:00Z"/>
  <w16cex:commentExtensible w16cex:durableId="26A8F7F4" w16cex:dateUtc="2022-08-18T22:40:00Z"/>
  <w16cex:commentExtensible w16cex:durableId="26A8F9EB" w16cex:dateUtc="2022-08-18T22:48:00Z"/>
  <w16cex:commentExtensible w16cex:durableId="26A8FAAA" w16cex:dateUtc="2022-08-18T22:51:00Z"/>
  <w16cex:commentExtensible w16cex:durableId="26A8FB2D" w16cex:dateUtc="2022-08-18T22:53:00Z"/>
  <w16cex:commentExtensible w16cex:durableId="26A8FB0C" w16cex:dateUtc="2022-08-18T22:53:00Z"/>
  <w16cex:commentExtensible w16cex:durableId="26A8FB40" w16cex:dateUtc="2022-08-18T22:5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1ABED22" w16cid:durableId="26A8F6BD"/>
  <w16cid:commentId w16cid:paraId="7A049564" w16cid:durableId="26A8F7F4"/>
  <w16cid:commentId w16cid:paraId="578F50AA" w16cid:durableId="26A8F9EB"/>
  <w16cid:commentId w16cid:paraId="6C62C7D8" w16cid:durableId="26A8FAAA"/>
  <w16cid:commentId w16cid:paraId="33F50A9A" w16cid:durableId="26A8FB2D"/>
  <w16cid:commentId w16cid:paraId="215A2861" w16cid:durableId="26A8FB0C"/>
  <w16cid:commentId w16cid:paraId="415D0DF9" w16cid:durableId="26A8FB4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6CB692" w14:textId="77777777" w:rsidR="00D6598F" w:rsidRDefault="00D6598F" w:rsidP="008702BA">
      <w:pPr>
        <w:spacing w:after="0" w:line="240" w:lineRule="auto"/>
      </w:pPr>
      <w:r>
        <w:separator/>
      </w:r>
    </w:p>
  </w:endnote>
  <w:endnote w:type="continuationSeparator" w:id="0">
    <w:p w14:paraId="7C135018" w14:textId="77777777" w:rsidR="00D6598F" w:rsidRDefault="00D6598F" w:rsidP="008702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EB5BF3" w14:textId="1A62BB8F" w:rsidR="003D09AE" w:rsidRDefault="003D09AE" w:rsidP="009C5B5A">
    <w:pPr>
      <w:pStyle w:val="NoSpacing"/>
      <w:spacing w:before="60"/>
      <w:rPr>
        <w:rFonts w:ascii="Times New Roman" w:hAnsi="Times New Roman" w:cs="Times New Roman"/>
        <w:sz w:val="16"/>
        <w:szCs w:val="20"/>
      </w:rPr>
    </w:pPr>
  </w:p>
  <w:p w14:paraId="4BBE225D" w14:textId="77777777" w:rsidR="003D09AE" w:rsidRPr="009E5631" w:rsidRDefault="003D09A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CD4CC7" w14:textId="77777777" w:rsidR="00D6598F" w:rsidRDefault="00D6598F" w:rsidP="008702BA">
      <w:pPr>
        <w:spacing w:after="0" w:line="240" w:lineRule="auto"/>
      </w:pPr>
      <w:r>
        <w:separator/>
      </w:r>
    </w:p>
  </w:footnote>
  <w:footnote w:type="continuationSeparator" w:id="0">
    <w:p w14:paraId="6253F7FD" w14:textId="77777777" w:rsidR="00D6598F" w:rsidRDefault="00D6598F" w:rsidP="008702B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CC66CC" w14:textId="77777777" w:rsidR="003D09AE" w:rsidRPr="00AB2807" w:rsidRDefault="003D09AE" w:rsidP="00AB2807">
    <w:pPr>
      <w:pStyle w:val="Header"/>
      <w:jc w:val="center"/>
      <w:rPr>
        <w:rFonts w:ascii="Times New Roman" w:hAnsi="Times New Roman" w:cs="Times New Roman"/>
        <w:sz w:val="24"/>
        <w:lang w:val="pt-BR"/>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9A6888"/>
    <w:multiLevelType w:val="hybridMultilevel"/>
    <w:tmpl w:val="794CCFAC"/>
    <w:lvl w:ilvl="0" w:tplc="1818CEE4">
      <w:start w:val="6"/>
      <w:numFmt w:val="decimal"/>
      <w:lvlText w:val="Fig. %1."/>
      <w:lvlJc w:val="left"/>
      <w:pPr>
        <w:ind w:left="720" w:hanging="360"/>
      </w:pPr>
      <w:rPr>
        <w:rFonts w:hint="default"/>
        <w:sz w:val="1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CD6656"/>
    <w:multiLevelType w:val="hybridMultilevel"/>
    <w:tmpl w:val="67E645C4"/>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 w15:restartNumberingAfterBreak="0">
    <w:nsid w:val="080E4288"/>
    <w:multiLevelType w:val="hybridMultilevel"/>
    <w:tmpl w:val="B7FA6B94"/>
    <w:lvl w:ilvl="0" w:tplc="28F24474">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08A72D02"/>
    <w:multiLevelType w:val="hybridMultilevel"/>
    <w:tmpl w:val="1466F4BE"/>
    <w:lvl w:ilvl="0" w:tplc="E3A60662">
      <w:start w:val="1"/>
      <w:numFmt w:val="decimal"/>
      <w:lvlText w:val="Fig. %1."/>
      <w:lvlJc w:val="left"/>
      <w:pPr>
        <w:ind w:left="720" w:hanging="360"/>
      </w:pPr>
      <w:rPr>
        <w:rFonts w:hint="default"/>
        <w:sz w:val="1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A5D45BF"/>
    <w:multiLevelType w:val="hybridMultilevel"/>
    <w:tmpl w:val="308E1C86"/>
    <w:lvl w:ilvl="0" w:tplc="E3A60662">
      <w:start w:val="1"/>
      <w:numFmt w:val="decimal"/>
      <w:lvlText w:val="Fig. %1."/>
      <w:lvlJc w:val="left"/>
      <w:pPr>
        <w:ind w:left="720" w:hanging="360"/>
      </w:pPr>
      <w:rPr>
        <w:rFonts w:hint="default"/>
        <w:sz w:val="1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AAF149F"/>
    <w:multiLevelType w:val="hybridMultilevel"/>
    <w:tmpl w:val="981ABA10"/>
    <w:lvl w:ilvl="0" w:tplc="0C0A0015">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0DB33981"/>
    <w:multiLevelType w:val="hybridMultilevel"/>
    <w:tmpl w:val="5044BF0C"/>
    <w:lvl w:ilvl="0" w:tplc="66DEDC84">
      <w:start w:val="1"/>
      <w:numFmt w:val="decimal"/>
      <w:lvlText w:val="Fig. %1."/>
      <w:lvlJc w:val="left"/>
      <w:pPr>
        <w:ind w:left="720" w:hanging="360"/>
      </w:pPr>
      <w:rPr>
        <w:rFonts w:hint="default"/>
        <w:sz w:val="1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1CC7063"/>
    <w:multiLevelType w:val="hybridMultilevel"/>
    <w:tmpl w:val="87D2FF12"/>
    <w:lvl w:ilvl="0" w:tplc="28F24474">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13636F73"/>
    <w:multiLevelType w:val="hybridMultilevel"/>
    <w:tmpl w:val="1D4A0640"/>
    <w:lvl w:ilvl="0" w:tplc="C57A96BC">
      <w:start w:val="1"/>
      <w:numFmt w:val="decimal"/>
      <w:lvlText w:val="(%1)"/>
      <w:lvlJc w:val="left"/>
      <w:pPr>
        <w:ind w:left="349" w:hanging="360"/>
      </w:pPr>
      <w:rPr>
        <w:rFonts w:hint="default"/>
      </w:rPr>
    </w:lvl>
    <w:lvl w:ilvl="1" w:tplc="04090019" w:tentative="1">
      <w:start w:val="1"/>
      <w:numFmt w:val="lowerLetter"/>
      <w:lvlText w:val="%2."/>
      <w:lvlJc w:val="left"/>
      <w:pPr>
        <w:ind w:left="1069" w:hanging="360"/>
      </w:pPr>
    </w:lvl>
    <w:lvl w:ilvl="2" w:tplc="0409001B" w:tentative="1">
      <w:start w:val="1"/>
      <w:numFmt w:val="lowerRoman"/>
      <w:lvlText w:val="%3."/>
      <w:lvlJc w:val="right"/>
      <w:pPr>
        <w:ind w:left="1789" w:hanging="180"/>
      </w:pPr>
    </w:lvl>
    <w:lvl w:ilvl="3" w:tplc="0409000F" w:tentative="1">
      <w:start w:val="1"/>
      <w:numFmt w:val="decimal"/>
      <w:lvlText w:val="%4."/>
      <w:lvlJc w:val="left"/>
      <w:pPr>
        <w:ind w:left="2509" w:hanging="360"/>
      </w:pPr>
    </w:lvl>
    <w:lvl w:ilvl="4" w:tplc="04090019" w:tentative="1">
      <w:start w:val="1"/>
      <w:numFmt w:val="lowerLetter"/>
      <w:lvlText w:val="%5."/>
      <w:lvlJc w:val="left"/>
      <w:pPr>
        <w:ind w:left="3229" w:hanging="360"/>
      </w:pPr>
    </w:lvl>
    <w:lvl w:ilvl="5" w:tplc="0409001B" w:tentative="1">
      <w:start w:val="1"/>
      <w:numFmt w:val="lowerRoman"/>
      <w:lvlText w:val="%6."/>
      <w:lvlJc w:val="right"/>
      <w:pPr>
        <w:ind w:left="3949" w:hanging="180"/>
      </w:pPr>
    </w:lvl>
    <w:lvl w:ilvl="6" w:tplc="0409000F" w:tentative="1">
      <w:start w:val="1"/>
      <w:numFmt w:val="decimal"/>
      <w:lvlText w:val="%7."/>
      <w:lvlJc w:val="left"/>
      <w:pPr>
        <w:ind w:left="4669" w:hanging="360"/>
      </w:pPr>
    </w:lvl>
    <w:lvl w:ilvl="7" w:tplc="04090019" w:tentative="1">
      <w:start w:val="1"/>
      <w:numFmt w:val="lowerLetter"/>
      <w:lvlText w:val="%8."/>
      <w:lvlJc w:val="left"/>
      <w:pPr>
        <w:ind w:left="5389" w:hanging="360"/>
      </w:pPr>
    </w:lvl>
    <w:lvl w:ilvl="8" w:tplc="0409001B" w:tentative="1">
      <w:start w:val="1"/>
      <w:numFmt w:val="lowerRoman"/>
      <w:lvlText w:val="%9."/>
      <w:lvlJc w:val="right"/>
      <w:pPr>
        <w:ind w:left="6109" w:hanging="180"/>
      </w:pPr>
    </w:lvl>
  </w:abstractNum>
  <w:abstractNum w:abstractNumId="9" w15:restartNumberingAfterBreak="0">
    <w:nsid w:val="15AD35A3"/>
    <w:multiLevelType w:val="hybridMultilevel"/>
    <w:tmpl w:val="4E7E9ACC"/>
    <w:lvl w:ilvl="0" w:tplc="9166A2F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9D94927"/>
    <w:multiLevelType w:val="hybridMultilevel"/>
    <w:tmpl w:val="B18032F2"/>
    <w:lvl w:ilvl="0" w:tplc="AD10B4B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C035DFC"/>
    <w:multiLevelType w:val="hybridMultilevel"/>
    <w:tmpl w:val="B46C0AC0"/>
    <w:lvl w:ilvl="0" w:tplc="999449D2">
      <w:start w:val="1"/>
      <w:numFmt w:val="upperRoman"/>
      <w:lvlText w:val="%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CC860DF"/>
    <w:multiLevelType w:val="hybridMultilevel"/>
    <w:tmpl w:val="F8D6AA8E"/>
    <w:lvl w:ilvl="0" w:tplc="1E12164E">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1F081C02"/>
    <w:multiLevelType w:val="hybridMultilevel"/>
    <w:tmpl w:val="1D4A0640"/>
    <w:lvl w:ilvl="0" w:tplc="C57A96BC">
      <w:start w:val="1"/>
      <w:numFmt w:val="decimal"/>
      <w:lvlText w:val="(%1)"/>
      <w:lvlJc w:val="left"/>
      <w:pPr>
        <w:ind w:left="349" w:hanging="360"/>
      </w:pPr>
      <w:rPr>
        <w:rFonts w:hint="default"/>
      </w:rPr>
    </w:lvl>
    <w:lvl w:ilvl="1" w:tplc="04090019" w:tentative="1">
      <w:start w:val="1"/>
      <w:numFmt w:val="lowerLetter"/>
      <w:lvlText w:val="%2."/>
      <w:lvlJc w:val="left"/>
      <w:pPr>
        <w:ind w:left="1069" w:hanging="360"/>
      </w:pPr>
    </w:lvl>
    <w:lvl w:ilvl="2" w:tplc="0409001B" w:tentative="1">
      <w:start w:val="1"/>
      <w:numFmt w:val="lowerRoman"/>
      <w:lvlText w:val="%3."/>
      <w:lvlJc w:val="right"/>
      <w:pPr>
        <w:ind w:left="1789" w:hanging="180"/>
      </w:pPr>
    </w:lvl>
    <w:lvl w:ilvl="3" w:tplc="0409000F" w:tentative="1">
      <w:start w:val="1"/>
      <w:numFmt w:val="decimal"/>
      <w:lvlText w:val="%4."/>
      <w:lvlJc w:val="left"/>
      <w:pPr>
        <w:ind w:left="2509" w:hanging="360"/>
      </w:pPr>
    </w:lvl>
    <w:lvl w:ilvl="4" w:tplc="04090019" w:tentative="1">
      <w:start w:val="1"/>
      <w:numFmt w:val="lowerLetter"/>
      <w:lvlText w:val="%5."/>
      <w:lvlJc w:val="left"/>
      <w:pPr>
        <w:ind w:left="3229" w:hanging="360"/>
      </w:pPr>
    </w:lvl>
    <w:lvl w:ilvl="5" w:tplc="0409001B" w:tentative="1">
      <w:start w:val="1"/>
      <w:numFmt w:val="lowerRoman"/>
      <w:lvlText w:val="%6."/>
      <w:lvlJc w:val="right"/>
      <w:pPr>
        <w:ind w:left="3949" w:hanging="180"/>
      </w:pPr>
    </w:lvl>
    <w:lvl w:ilvl="6" w:tplc="0409000F" w:tentative="1">
      <w:start w:val="1"/>
      <w:numFmt w:val="decimal"/>
      <w:lvlText w:val="%7."/>
      <w:lvlJc w:val="left"/>
      <w:pPr>
        <w:ind w:left="4669" w:hanging="360"/>
      </w:pPr>
    </w:lvl>
    <w:lvl w:ilvl="7" w:tplc="04090019" w:tentative="1">
      <w:start w:val="1"/>
      <w:numFmt w:val="lowerLetter"/>
      <w:lvlText w:val="%8."/>
      <w:lvlJc w:val="left"/>
      <w:pPr>
        <w:ind w:left="5389" w:hanging="360"/>
      </w:pPr>
    </w:lvl>
    <w:lvl w:ilvl="8" w:tplc="0409001B" w:tentative="1">
      <w:start w:val="1"/>
      <w:numFmt w:val="lowerRoman"/>
      <w:lvlText w:val="%9."/>
      <w:lvlJc w:val="right"/>
      <w:pPr>
        <w:ind w:left="6109" w:hanging="180"/>
      </w:pPr>
    </w:lvl>
  </w:abstractNum>
  <w:abstractNum w:abstractNumId="14" w15:restartNumberingAfterBreak="0">
    <w:nsid w:val="22FD0EE2"/>
    <w:multiLevelType w:val="hybridMultilevel"/>
    <w:tmpl w:val="E6E683DE"/>
    <w:lvl w:ilvl="0" w:tplc="68CE10FC">
      <w:start w:val="1"/>
      <w:numFmt w:val="decimal"/>
      <w:lvlText w:val="Fig. %1."/>
      <w:lvlJc w:val="left"/>
      <w:pPr>
        <w:ind w:left="720" w:hanging="360"/>
      </w:pPr>
      <w:rPr>
        <w:rFonts w:hint="default"/>
        <w:sz w:val="1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3D5539E"/>
    <w:multiLevelType w:val="hybridMultilevel"/>
    <w:tmpl w:val="72CC6B38"/>
    <w:lvl w:ilvl="0" w:tplc="46D818B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6345837"/>
    <w:multiLevelType w:val="hybridMultilevel"/>
    <w:tmpl w:val="0CE63F6E"/>
    <w:lvl w:ilvl="0" w:tplc="783899D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66B1F8D"/>
    <w:multiLevelType w:val="hybridMultilevel"/>
    <w:tmpl w:val="87D2FF12"/>
    <w:lvl w:ilvl="0" w:tplc="28F24474">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29030DC7"/>
    <w:multiLevelType w:val="hybridMultilevel"/>
    <w:tmpl w:val="E6E683DE"/>
    <w:lvl w:ilvl="0" w:tplc="68CE10FC">
      <w:start w:val="1"/>
      <w:numFmt w:val="decimal"/>
      <w:lvlText w:val="Fig. %1."/>
      <w:lvlJc w:val="left"/>
      <w:pPr>
        <w:ind w:left="720" w:hanging="360"/>
      </w:pPr>
      <w:rPr>
        <w:rFonts w:hint="default"/>
        <w:sz w:val="1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BC90583"/>
    <w:multiLevelType w:val="hybridMultilevel"/>
    <w:tmpl w:val="36523FF2"/>
    <w:lvl w:ilvl="0" w:tplc="E3A60662">
      <w:start w:val="1"/>
      <w:numFmt w:val="decimal"/>
      <w:lvlText w:val="Fig. %1."/>
      <w:lvlJc w:val="left"/>
      <w:pPr>
        <w:ind w:left="720" w:hanging="360"/>
      </w:pPr>
      <w:rPr>
        <w:rFonts w:hint="default"/>
        <w:sz w:val="1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CA159AB"/>
    <w:multiLevelType w:val="hybridMultilevel"/>
    <w:tmpl w:val="E6E683DE"/>
    <w:lvl w:ilvl="0" w:tplc="68CE10FC">
      <w:start w:val="1"/>
      <w:numFmt w:val="decimal"/>
      <w:lvlText w:val="Fig. %1."/>
      <w:lvlJc w:val="left"/>
      <w:pPr>
        <w:ind w:left="720" w:hanging="360"/>
      </w:pPr>
      <w:rPr>
        <w:rFonts w:hint="default"/>
        <w:sz w:val="1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0DB6D93"/>
    <w:multiLevelType w:val="hybridMultilevel"/>
    <w:tmpl w:val="F530C3D6"/>
    <w:lvl w:ilvl="0" w:tplc="28F24474">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15:restartNumberingAfterBreak="0">
    <w:nsid w:val="31890CB5"/>
    <w:multiLevelType w:val="hybridMultilevel"/>
    <w:tmpl w:val="C1A20D2A"/>
    <w:lvl w:ilvl="0" w:tplc="9C32A59C">
      <w:start w:val="1"/>
      <w:numFmt w:val="decimal"/>
      <w:pStyle w:val="tablehead"/>
      <w:lvlText w:val="Fig. %1."/>
      <w:lvlJc w:val="left"/>
      <w:pPr>
        <w:ind w:left="720" w:hanging="360"/>
      </w:pPr>
      <w:rPr>
        <w:rFonts w:hint="default"/>
        <w:sz w:val="1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27A3AC8"/>
    <w:multiLevelType w:val="hybridMultilevel"/>
    <w:tmpl w:val="A6E8BA3A"/>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4" w15:restartNumberingAfterBreak="0">
    <w:nsid w:val="395539BD"/>
    <w:multiLevelType w:val="hybridMultilevel"/>
    <w:tmpl w:val="5044BF0C"/>
    <w:lvl w:ilvl="0" w:tplc="66DEDC84">
      <w:start w:val="1"/>
      <w:numFmt w:val="decimal"/>
      <w:lvlText w:val="Fig. %1."/>
      <w:lvlJc w:val="left"/>
      <w:pPr>
        <w:ind w:left="720" w:hanging="360"/>
      </w:pPr>
      <w:rPr>
        <w:rFonts w:hint="default"/>
        <w:sz w:val="1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95C2FB9"/>
    <w:multiLevelType w:val="hybridMultilevel"/>
    <w:tmpl w:val="D57A6828"/>
    <w:lvl w:ilvl="0" w:tplc="E3A60662">
      <w:start w:val="1"/>
      <w:numFmt w:val="decimal"/>
      <w:lvlText w:val="Fig. %1."/>
      <w:lvlJc w:val="left"/>
      <w:pPr>
        <w:ind w:left="720" w:hanging="360"/>
      </w:pPr>
      <w:rPr>
        <w:rFonts w:hint="default"/>
        <w:sz w:val="1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1104564"/>
    <w:multiLevelType w:val="hybridMultilevel"/>
    <w:tmpl w:val="D524871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279696F"/>
    <w:multiLevelType w:val="hybridMultilevel"/>
    <w:tmpl w:val="ACB6438C"/>
    <w:lvl w:ilvl="0" w:tplc="194488CE">
      <w:start w:val="1"/>
      <w:numFmt w:val="upperRoman"/>
      <w:lvlText w:val="%1. "/>
      <w:lvlJc w:val="left"/>
      <w:pPr>
        <w:ind w:left="720" w:hanging="360"/>
      </w:pPr>
      <w:rPr>
        <w:rFonts w:ascii="Times New Roman" w:hAnsi="Times New Roman" w:hint="default"/>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2CD760A"/>
    <w:multiLevelType w:val="hybridMultilevel"/>
    <w:tmpl w:val="1B6411BA"/>
    <w:lvl w:ilvl="0" w:tplc="E3A60662">
      <w:start w:val="1"/>
      <w:numFmt w:val="decimal"/>
      <w:lvlText w:val="Fig. %1."/>
      <w:lvlJc w:val="left"/>
      <w:pPr>
        <w:ind w:left="720" w:hanging="360"/>
      </w:pPr>
      <w:rPr>
        <w:rFonts w:hint="default"/>
        <w:sz w:val="1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A3A4749"/>
    <w:multiLevelType w:val="hybridMultilevel"/>
    <w:tmpl w:val="FA52B2EA"/>
    <w:lvl w:ilvl="0" w:tplc="BC2C5F12">
      <w:start w:val="1"/>
      <w:numFmt w:val="decimal"/>
      <w:lvlText w:val="Table %1. "/>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B48546D"/>
    <w:multiLevelType w:val="hybridMultilevel"/>
    <w:tmpl w:val="3B440028"/>
    <w:lvl w:ilvl="0" w:tplc="E3A60662">
      <w:start w:val="1"/>
      <w:numFmt w:val="decimal"/>
      <w:lvlText w:val="Fig. %1."/>
      <w:lvlJc w:val="left"/>
      <w:pPr>
        <w:ind w:left="720" w:hanging="360"/>
      </w:pPr>
      <w:rPr>
        <w:rFonts w:hint="default"/>
        <w:sz w:val="1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22D48BD"/>
    <w:multiLevelType w:val="hybridMultilevel"/>
    <w:tmpl w:val="5044BF0C"/>
    <w:lvl w:ilvl="0" w:tplc="66DEDC84">
      <w:start w:val="1"/>
      <w:numFmt w:val="decimal"/>
      <w:lvlText w:val="Fig. %1."/>
      <w:lvlJc w:val="left"/>
      <w:pPr>
        <w:ind w:left="720" w:hanging="360"/>
      </w:pPr>
      <w:rPr>
        <w:rFonts w:hint="default"/>
        <w:sz w:val="1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88771D6"/>
    <w:multiLevelType w:val="hybridMultilevel"/>
    <w:tmpl w:val="5044BF0C"/>
    <w:lvl w:ilvl="0" w:tplc="66DEDC84">
      <w:start w:val="1"/>
      <w:numFmt w:val="decimal"/>
      <w:lvlText w:val="Fig. %1."/>
      <w:lvlJc w:val="left"/>
      <w:pPr>
        <w:ind w:left="720" w:hanging="360"/>
      </w:pPr>
      <w:rPr>
        <w:rFonts w:hint="default"/>
        <w:sz w:val="1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A4B467F"/>
    <w:multiLevelType w:val="hybridMultilevel"/>
    <w:tmpl w:val="0CE63F6E"/>
    <w:lvl w:ilvl="0" w:tplc="783899D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D402FD3"/>
    <w:multiLevelType w:val="hybridMultilevel"/>
    <w:tmpl w:val="87D2FF12"/>
    <w:lvl w:ilvl="0" w:tplc="28F24474">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5" w15:restartNumberingAfterBreak="0">
    <w:nsid w:val="5E9842F3"/>
    <w:multiLevelType w:val="hybridMultilevel"/>
    <w:tmpl w:val="BBBE120A"/>
    <w:lvl w:ilvl="0" w:tplc="9014D48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FA57DC0"/>
    <w:multiLevelType w:val="hybridMultilevel"/>
    <w:tmpl w:val="452AD76C"/>
    <w:lvl w:ilvl="0" w:tplc="E3A60662">
      <w:start w:val="1"/>
      <w:numFmt w:val="decimal"/>
      <w:lvlText w:val="Fig. %1."/>
      <w:lvlJc w:val="left"/>
      <w:pPr>
        <w:ind w:left="720" w:hanging="360"/>
      </w:pPr>
      <w:rPr>
        <w:rFonts w:hint="default"/>
        <w:sz w:val="1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08219F5"/>
    <w:multiLevelType w:val="hybridMultilevel"/>
    <w:tmpl w:val="0D98D856"/>
    <w:lvl w:ilvl="0" w:tplc="35009C84">
      <w:start w:val="1"/>
      <w:numFmt w:val="upperLetter"/>
      <w:lvlText w:val="%1."/>
      <w:lvlJc w:val="left"/>
      <w:pPr>
        <w:ind w:left="349" w:hanging="360"/>
      </w:pPr>
      <w:rPr>
        <w:rFonts w:hint="default"/>
      </w:rPr>
    </w:lvl>
    <w:lvl w:ilvl="1" w:tplc="04090019" w:tentative="1">
      <w:start w:val="1"/>
      <w:numFmt w:val="lowerLetter"/>
      <w:lvlText w:val="%2."/>
      <w:lvlJc w:val="left"/>
      <w:pPr>
        <w:ind w:left="1069" w:hanging="360"/>
      </w:pPr>
    </w:lvl>
    <w:lvl w:ilvl="2" w:tplc="0409001B" w:tentative="1">
      <w:start w:val="1"/>
      <w:numFmt w:val="lowerRoman"/>
      <w:lvlText w:val="%3."/>
      <w:lvlJc w:val="right"/>
      <w:pPr>
        <w:ind w:left="1789" w:hanging="180"/>
      </w:pPr>
    </w:lvl>
    <w:lvl w:ilvl="3" w:tplc="0409000F" w:tentative="1">
      <w:start w:val="1"/>
      <w:numFmt w:val="decimal"/>
      <w:lvlText w:val="%4."/>
      <w:lvlJc w:val="left"/>
      <w:pPr>
        <w:ind w:left="2509" w:hanging="360"/>
      </w:pPr>
    </w:lvl>
    <w:lvl w:ilvl="4" w:tplc="04090019" w:tentative="1">
      <w:start w:val="1"/>
      <w:numFmt w:val="lowerLetter"/>
      <w:lvlText w:val="%5."/>
      <w:lvlJc w:val="left"/>
      <w:pPr>
        <w:ind w:left="3229" w:hanging="360"/>
      </w:pPr>
    </w:lvl>
    <w:lvl w:ilvl="5" w:tplc="0409001B" w:tentative="1">
      <w:start w:val="1"/>
      <w:numFmt w:val="lowerRoman"/>
      <w:lvlText w:val="%6."/>
      <w:lvlJc w:val="right"/>
      <w:pPr>
        <w:ind w:left="3949" w:hanging="180"/>
      </w:pPr>
    </w:lvl>
    <w:lvl w:ilvl="6" w:tplc="0409000F" w:tentative="1">
      <w:start w:val="1"/>
      <w:numFmt w:val="decimal"/>
      <w:lvlText w:val="%7."/>
      <w:lvlJc w:val="left"/>
      <w:pPr>
        <w:ind w:left="4669" w:hanging="360"/>
      </w:pPr>
    </w:lvl>
    <w:lvl w:ilvl="7" w:tplc="04090019" w:tentative="1">
      <w:start w:val="1"/>
      <w:numFmt w:val="lowerLetter"/>
      <w:lvlText w:val="%8."/>
      <w:lvlJc w:val="left"/>
      <w:pPr>
        <w:ind w:left="5389" w:hanging="360"/>
      </w:pPr>
    </w:lvl>
    <w:lvl w:ilvl="8" w:tplc="0409001B" w:tentative="1">
      <w:start w:val="1"/>
      <w:numFmt w:val="lowerRoman"/>
      <w:lvlText w:val="%9."/>
      <w:lvlJc w:val="right"/>
      <w:pPr>
        <w:ind w:left="6109" w:hanging="180"/>
      </w:pPr>
    </w:lvl>
  </w:abstractNum>
  <w:abstractNum w:abstractNumId="38" w15:restartNumberingAfterBreak="0">
    <w:nsid w:val="62314355"/>
    <w:multiLevelType w:val="hybridMultilevel"/>
    <w:tmpl w:val="B81A4540"/>
    <w:lvl w:ilvl="0" w:tplc="177C426C">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40978A6"/>
    <w:multiLevelType w:val="hybridMultilevel"/>
    <w:tmpl w:val="50DEE33E"/>
    <w:lvl w:ilvl="0" w:tplc="DB9A3F2C">
      <w:start w:val="1"/>
      <w:numFmt w:val="decimal"/>
      <w:lvlText w:val="Fig. %1."/>
      <w:lvlJc w:val="left"/>
      <w:pPr>
        <w:ind w:left="1440" w:hanging="360"/>
      </w:pPr>
      <w:rPr>
        <w:rFonts w:hint="default"/>
        <w:sz w:val="16"/>
      </w:rPr>
    </w:lvl>
    <w:lvl w:ilvl="1" w:tplc="1818CEE4">
      <w:start w:val="6"/>
      <w:numFmt w:val="decimal"/>
      <w:lvlText w:val="Fig. %2."/>
      <w:lvlJc w:val="left"/>
      <w:pPr>
        <w:ind w:left="1440" w:hanging="360"/>
      </w:pPr>
      <w:rPr>
        <w:rFonts w:hint="default"/>
        <w:sz w:val="16"/>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4143022"/>
    <w:multiLevelType w:val="hybridMultilevel"/>
    <w:tmpl w:val="C1A20D2A"/>
    <w:lvl w:ilvl="0" w:tplc="9C32A59C">
      <w:start w:val="1"/>
      <w:numFmt w:val="decimal"/>
      <w:lvlText w:val="Fig. %1."/>
      <w:lvlJc w:val="left"/>
      <w:pPr>
        <w:ind w:left="720" w:hanging="360"/>
      </w:pPr>
      <w:rPr>
        <w:rFonts w:hint="default"/>
        <w:sz w:val="1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5D85D79"/>
    <w:multiLevelType w:val="hybridMultilevel"/>
    <w:tmpl w:val="5052B1E6"/>
    <w:lvl w:ilvl="0" w:tplc="9FB0A7E6">
      <w:start w:val="1"/>
      <w:numFmt w:val="decimal"/>
      <w:lvlText w:val="Table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A574CB0"/>
    <w:multiLevelType w:val="hybridMultilevel"/>
    <w:tmpl w:val="87D2FF12"/>
    <w:lvl w:ilvl="0" w:tplc="28F24474">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3" w15:restartNumberingAfterBreak="0">
    <w:nsid w:val="6BF20024"/>
    <w:multiLevelType w:val="hybridMultilevel"/>
    <w:tmpl w:val="B81A4540"/>
    <w:lvl w:ilvl="0" w:tplc="177C426C">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6C752238"/>
    <w:multiLevelType w:val="hybridMultilevel"/>
    <w:tmpl w:val="A028B6DC"/>
    <w:lvl w:ilvl="0" w:tplc="6A40B14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4301A4D"/>
    <w:multiLevelType w:val="hybridMultilevel"/>
    <w:tmpl w:val="B81A4540"/>
    <w:lvl w:ilvl="0" w:tplc="177C426C">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4A3682C"/>
    <w:multiLevelType w:val="hybridMultilevel"/>
    <w:tmpl w:val="B81A4540"/>
    <w:lvl w:ilvl="0" w:tplc="177C426C">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5382B0D"/>
    <w:multiLevelType w:val="hybridMultilevel"/>
    <w:tmpl w:val="E6E683DE"/>
    <w:lvl w:ilvl="0" w:tplc="68CE10FC">
      <w:start w:val="1"/>
      <w:numFmt w:val="decimal"/>
      <w:lvlText w:val="Fig. %1."/>
      <w:lvlJc w:val="left"/>
      <w:pPr>
        <w:ind w:left="720" w:hanging="360"/>
      </w:pPr>
      <w:rPr>
        <w:rFonts w:hint="default"/>
        <w:sz w:val="1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7DF31703"/>
    <w:multiLevelType w:val="hybridMultilevel"/>
    <w:tmpl w:val="0D62DB7C"/>
    <w:lvl w:ilvl="0" w:tplc="35009C84">
      <w:start w:val="1"/>
      <w:numFmt w:val="upperLetter"/>
      <w:lvlText w:val="%1."/>
      <w:lvlJc w:val="left"/>
      <w:pPr>
        <w:ind w:left="349" w:hanging="360"/>
      </w:pPr>
      <w:rPr>
        <w:rFonts w:hint="default"/>
      </w:rPr>
    </w:lvl>
    <w:lvl w:ilvl="1" w:tplc="04090019" w:tentative="1">
      <w:start w:val="1"/>
      <w:numFmt w:val="lowerLetter"/>
      <w:lvlText w:val="%2."/>
      <w:lvlJc w:val="left"/>
      <w:pPr>
        <w:ind w:left="1069" w:hanging="360"/>
      </w:pPr>
    </w:lvl>
    <w:lvl w:ilvl="2" w:tplc="0409001B" w:tentative="1">
      <w:start w:val="1"/>
      <w:numFmt w:val="lowerRoman"/>
      <w:lvlText w:val="%3."/>
      <w:lvlJc w:val="right"/>
      <w:pPr>
        <w:ind w:left="1789" w:hanging="180"/>
      </w:pPr>
    </w:lvl>
    <w:lvl w:ilvl="3" w:tplc="0409000F" w:tentative="1">
      <w:start w:val="1"/>
      <w:numFmt w:val="decimal"/>
      <w:lvlText w:val="%4."/>
      <w:lvlJc w:val="left"/>
      <w:pPr>
        <w:ind w:left="2509" w:hanging="360"/>
      </w:pPr>
    </w:lvl>
    <w:lvl w:ilvl="4" w:tplc="04090019" w:tentative="1">
      <w:start w:val="1"/>
      <w:numFmt w:val="lowerLetter"/>
      <w:lvlText w:val="%5."/>
      <w:lvlJc w:val="left"/>
      <w:pPr>
        <w:ind w:left="3229" w:hanging="360"/>
      </w:pPr>
    </w:lvl>
    <w:lvl w:ilvl="5" w:tplc="0409001B" w:tentative="1">
      <w:start w:val="1"/>
      <w:numFmt w:val="lowerRoman"/>
      <w:lvlText w:val="%6."/>
      <w:lvlJc w:val="right"/>
      <w:pPr>
        <w:ind w:left="3949" w:hanging="180"/>
      </w:pPr>
    </w:lvl>
    <w:lvl w:ilvl="6" w:tplc="0409000F" w:tentative="1">
      <w:start w:val="1"/>
      <w:numFmt w:val="decimal"/>
      <w:lvlText w:val="%7."/>
      <w:lvlJc w:val="left"/>
      <w:pPr>
        <w:ind w:left="4669" w:hanging="360"/>
      </w:pPr>
    </w:lvl>
    <w:lvl w:ilvl="7" w:tplc="04090019" w:tentative="1">
      <w:start w:val="1"/>
      <w:numFmt w:val="lowerLetter"/>
      <w:lvlText w:val="%8."/>
      <w:lvlJc w:val="left"/>
      <w:pPr>
        <w:ind w:left="5389" w:hanging="360"/>
      </w:pPr>
    </w:lvl>
    <w:lvl w:ilvl="8" w:tplc="0409001B" w:tentative="1">
      <w:start w:val="1"/>
      <w:numFmt w:val="lowerRoman"/>
      <w:lvlText w:val="%9."/>
      <w:lvlJc w:val="right"/>
      <w:pPr>
        <w:ind w:left="6109" w:hanging="180"/>
      </w:pPr>
    </w:lvl>
  </w:abstractNum>
  <w:num w:numId="1">
    <w:abstractNumId w:val="11"/>
  </w:num>
  <w:num w:numId="2">
    <w:abstractNumId w:val="27"/>
  </w:num>
  <w:num w:numId="3">
    <w:abstractNumId w:val="43"/>
  </w:num>
  <w:num w:numId="4">
    <w:abstractNumId w:val="0"/>
  </w:num>
  <w:num w:numId="5">
    <w:abstractNumId w:val="8"/>
  </w:num>
  <w:num w:numId="6">
    <w:abstractNumId w:val="13"/>
  </w:num>
  <w:num w:numId="7">
    <w:abstractNumId w:val="48"/>
  </w:num>
  <w:num w:numId="8">
    <w:abstractNumId w:val="37"/>
  </w:num>
  <w:num w:numId="9">
    <w:abstractNumId w:val="22"/>
  </w:num>
  <w:num w:numId="10">
    <w:abstractNumId w:val="41"/>
  </w:num>
  <w:num w:numId="11">
    <w:abstractNumId w:val="40"/>
  </w:num>
  <w:num w:numId="12">
    <w:abstractNumId w:val="39"/>
  </w:num>
  <w:num w:numId="13">
    <w:abstractNumId w:val="3"/>
  </w:num>
  <w:num w:numId="14">
    <w:abstractNumId w:val="29"/>
  </w:num>
  <w:num w:numId="15">
    <w:abstractNumId w:val="14"/>
  </w:num>
  <w:num w:numId="16">
    <w:abstractNumId w:val="47"/>
  </w:num>
  <w:num w:numId="17">
    <w:abstractNumId w:val="22"/>
  </w:num>
  <w:num w:numId="18">
    <w:abstractNumId w:val="20"/>
  </w:num>
  <w:num w:numId="19">
    <w:abstractNumId w:val="18"/>
  </w:num>
  <w:num w:numId="20">
    <w:abstractNumId w:val="10"/>
  </w:num>
  <w:num w:numId="21">
    <w:abstractNumId w:val="9"/>
  </w:num>
  <w:num w:numId="22">
    <w:abstractNumId w:val="35"/>
  </w:num>
  <w:num w:numId="23">
    <w:abstractNumId w:val="31"/>
  </w:num>
  <w:num w:numId="24">
    <w:abstractNumId w:val="24"/>
  </w:num>
  <w:num w:numId="25">
    <w:abstractNumId w:val="32"/>
  </w:num>
  <w:num w:numId="26">
    <w:abstractNumId w:val="1"/>
  </w:num>
  <w:num w:numId="27">
    <w:abstractNumId w:val="6"/>
  </w:num>
  <w:num w:numId="28">
    <w:abstractNumId w:val="23"/>
  </w:num>
  <w:num w:numId="29">
    <w:abstractNumId w:val="33"/>
  </w:num>
  <w:num w:numId="30">
    <w:abstractNumId w:val="16"/>
  </w:num>
  <w:num w:numId="31">
    <w:abstractNumId w:val="44"/>
  </w:num>
  <w:num w:numId="32">
    <w:abstractNumId w:val="22"/>
  </w:num>
  <w:num w:numId="33">
    <w:abstractNumId w:val="46"/>
  </w:num>
  <w:num w:numId="34">
    <w:abstractNumId w:val="26"/>
  </w:num>
  <w:num w:numId="35">
    <w:abstractNumId w:val="22"/>
  </w:num>
  <w:num w:numId="36">
    <w:abstractNumId w:val="15"/>
  </w:num>
  <w:num w:numId="37">
    <w:abstractNumId w:val="45"/>
  </w:num>
  <w:num w:numId="38">
    <w:abstractNumId w:val="38"/>
  </w:num>
  <w:num w:numId="39">
    <w:abstractNumId w:val="12"/>
  </w:num>
  <w:num w:numId="40">
    <w:abstractNumId w:val="5"/>
  </w:num>
  <w:num w:numId="41">
    <w:abstractNumId w:val="2"/>
  </w:num>
  <w:num w:numId="42">
    <w:abstractNumId w:val="7"/>
  </w:num>
  <w:num w:numId="43">
    <w:abstractNumId w:val="42"/>
  </w:num>
  <w:num w:numId="44">
    <w:abstractNumId w:val="17"/>
  </w:num>
  <w:num w:numId="45">
    <w:abstractNumId w:val="34"/>
  </w:num>
  <w:num w:numId="46">
    <w:abstractNumId w:val="21"/>
  </w:num>
  <w:num w:numId="47">
    <w:abstractNumId w:val="36"/>
  </w:num>
  <w:num w:numId="48">
    <w:abstractNumId w:val="28"/>
  </w:num>
  <w:num w:numId="49">
    <w:abstractNumId w:val="30"/>
  </w:num>
  <w:num w:numId="50">
    <w:abstractNumId w:val="19"/>
  </w:num>
  <w:num w:numId="51">
    <w:abstractNumId w:val="4"/>
  </w:num>
  <w:num w:numId="52">
    <w:abstractNumId w:val="25"/>
  </w:num>
  <w:numIdMacAtCleanup w:val="5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Wilson Chango">
    <w15:presenceInfo w15:providerId="AD" w15:userId="S::wilson.chango@pucese.edu.ec::09ac0c9e-7097-4f81-b1f3-d354f55099f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activeWritingStyle w:appName="MSWord" w:lang="en-US" w:vendorID="64" w:dllVersion="0" w:nlCheck="1" w:checkStyle="1"/>
  <w:activeWritingStyle w:appName="MSWord" w:lang="pt-BR" w:vendorID="64" w:dllVersion="0" w:nlCheck="1" w:checkStyle="0"/>
  <w:activeWritingStyle w:appName="MSWord" w:lang="es-ES" w:vendorID="64" w:dllVersion="0" w:nlCheck="1" w:checkStyle="0"/>
  <w:activeWritingStyle w:appName="MSWord" w:lang="en-US" w:vendorID="64" w:dllVersion="6" w:nlCheck="1" w:checkStyle="0"/>
  <w:activeWritingStyle w:appName="MSWord" w:lang="es-ES" w:vendorID="64" w:dllVersion="6" w:nlCheck="1" w:checkStyle="0"/>
  <w:activeWritingStyle w:appName="MSWord" w:lang="pt-BR" w:vendorID="64" w:dllVersion="6" w:nlCheck="1" w:checkStyle="0"/>
  <w:activeWritingStyle w:appName="MSWord" w:lang="es-EC" w:vendorID="64" w:dllVersion="0" w:nlCheck="1" w:checkStyle="0"/>
  <w:activeWritingStyle w:appName="MSWord" w:lang="es-EC" w:vendorID="64" w:dllVersion="6" w:nlCheck="1" w:checkStyle="0"/>
  <w:activeWritingStyle w:appName="MSWord" w:lang="en-GB" w:vendorID="64" w:dllVersion="6" w:nlCheck="1" w:checkStyle="1"/>
  <w:activeWritingStyle w:appName="MSWord" w:lang="en-US" w:vendorID="64" w:dllVersion="4096" w:nlCheck="1" w:checkStyle="0"/>
  <w:activeWritingStyle w:appName="MSWord" w:lang="es-ES" w:vendorID="64" w:dllVersion="4096" w:nlCheck="1" w:checkStyle="0"/>
  <w:activeWritingStyle w:appName="MSWord" w:lang="es-EC" w:vendorID="64" w:dllVersion="4096" w:nlCheck="1" w:checkStyle="0"/>
  <w:activeWritingStyle w:appName="MSWord" w:lang="pt-BR" w:vendorID="64" w:dllVersion="4096" w:nlCheck="1" w:checkStyle="0"/>
  <w:proofState w:spelling="clean" w:grammar="clean"/>
  <w:trackRevision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61FD1"/>
    <w:rsid w:val="00000E90"/>
    <w:rsid w:val="00000EF0"/>
    <w:rsid w:val="000011E5"/>
    <w:rsid w:val="00001396"/>
    <w:rsid w:val="000021EB"/>
    <w:rsid w:val="00002BCB"/>
    <w:rsid w:val="00003091"/>
    <w:rsid w:val="00005F47"/>
    <w:rsid w:val="000067A6"/>
    <w:rsid w:val="0000686C"/>
    <w:rsid w:val="00006C0C"/>
    <w:rsid w:val="000109AD"/>
    <w:rsid w:val="00011DF7"/>
    <w:rsid w:val="00011E89"/>
    <w:rsid w:val="00012DAC"/>
    <w:rsid w:val="00013161"/>
    <w:rsid w:val="00013AFB"/>
    <w:rsid w:val="000146E2"/>
    <w:rsid w:val="0001495C"/>
    <w:rsid w:val="00016725"/>
    <w:rsid w:val="00016E2E"/>
    <w:rsid w:val="00017204"/>
    <w:rsid w:val="00021C7A"/>
    <w:rsid w:val="0002265A"/>
    <w:rsid w:val="000232FC"/>
    <w:rsid w:val="00025560"/>
    <w:rsid w:val="0002723C"/>
    <w:rsid w:val="000274E2"/>
    <w:rsid w:val="00027A1E"/>
    <w:rsid w:val="0003015E"/>
    <w:rsid w:val="0003041A"/>
    <w:rsid w:val="00030C77"/>
    <w:rsid w:val="00032F7B"/>
    <w:rsid w:val="0003428B"/>
    <w:rsid w:val="00037921"/>
    <w:rsid w:val="00037A81"/>
    <w:rsid w:val="0004126C"/>
    <w:rsid w:val="00041A91"/>
    <w:rsid w:val="00041F9E"/>
    <w:rsid w:val="00043A60"/>
    <w:rsid w:val="00043F89"/>
    <w:rsid w:val="00047423"/>
    <w:rsid w:val="000517DA"/>
    <w:rsid w:val="00051E48"/>
    <w:rsid w:val="00053120"/>
    <w:rsid w:val="0005333F"/>
    <w:rsid w:val="000539F3"/>
    <w:rsid w:val="00054383"/>
    <w:rsid w:val="00055144"/>
    <w:rsid w:val="00055D0E"/>
    <w:rsid w:val="00056EC1"/>
    <w:rsid w:val="000578BB"/>
    <w:rsid w:val="00060172"/>
    <w:rsid w:val="00061A92"/>
    <w:rsid w:val="00062152"/>
    <w:rsid w:val="00064E28"/>
    <w:rsid w:val="00067AC9"/>
    <w:rsid w:val="00067D6F"/>
    <w:rsid w:val="00067E9F"/>
    <w:rsid w:val="00070AEB"/>
    <w:rsid w:val="000716BD"/>
    <w:rsid w:val="0007181A"/>
    <w:rsid w:val="000718A2"/>
    <w:rsid w:val="00072037"/>
    <w:rsid w:val="000727FA"/>
    <w:rsid w:val="00073DDC"/>
    <w:rsid w:val="00073F72"/>
    <w:rsid w:val="0007599D"/>
    <w:rsid w:val="00075F7F"/>
    <w:rsid w:val="00077C08"/>
    <w:rsid w:val="0008002D"/>
    <w:rsid w:val="00081137"/>
    <w:rsid w:val="00081F54"/>
    <w:rsid w:val="00082921"/>
    <w:rsid w:val="00084E23"/>
    <w:rsid w:val="00085227"/>
    <w:rsid w:val="00086059"/>
    <w:rsid w:val="00086688"/>
    <w:rsid w:val="00086E15"/>
    <w:rsid w:val="00086FEA"/>
    <w:rsid w:val="000874EA"/>
    <w:rsid w:val="00090CA3"/>
    <w:rsid w:val="00090D81"/>
    <w:rsid w:val="0009216A"/>
    <w:rsid w:val="0009226D"/>
    <w:rsid w:val="000927A6"/>
    <w:rsid w:val="00094DEE"/>
    <w:rsid w:val="0009616B"/>
    <w:rsid w:val="00096608"/>
    <w:rsid w:val="00096786"/>
    <w:rsid w:val="000968D6"/>
    <w:rsid w:val="000A18DA"/>
    <w:rsid w:val="000A4185"/>
    <w:rsid w:val="000A486A"/>
    <w:rsid w:val="000A6827"/>
    <w:rsid w:val="000A7856"/>
    <w:rsid w:val="000B1018"/>
    <w:rsid w:val="000B28C1"/>
    <w:rsid w:val="000B2996"/>
    <w:rsid w:val="000B3FAB"/>
    <w:rsid w:val="000B597D"/>
    <w:rsid w:val="000B6ADD"/>
    <w:rsid w:val="000B7FF4"/>
    <w:rsid w:val="000C0B8F"/>
    <w:rsid w:val="000C2D19"/>
    <w:rsid w:val="000C373E"/>
    <w:rsid w:val="000C40A0"/>
    <w:rsid w:val="000C4145"/>
    <w:rsid w:val="000C4DEB"/>
    <w:rsid w:val="000C4F0E"/>
    <w:rsid w:val="000C5E62"/>
    <w:rsid w:val="000C6A3C"/>
    <w:rsid w:val="000C6FC1"/>
    <w:rsid w:val="000C7444"/>
    <w:rsid w:val="000D2E29"/>
    <w:rsid w:val="000D4516"/>
    <w:rsid w:val="000D5526"/>
    <w:rsid w:val="000D59B0"/>
    <w:rsid w:val="000D636C"/>
    <w:rsid w:val="000D75FC"/>
    <w:rsid w:val="000D7805"/>
    <w:rsid w:val="000E003B"/>
    <w:rsid w:val="000E06AF"/>
    <w:rsid w:val="000E15CB"/>
    <w:rsid w:val="000E2DBC"/>
    <w:rsid w:val="000E30F4"/>
    <w:rsid w:val="000E3E87"/>
    <w:rsid w:val="000E52FD"/>
    <w:rsid w:val="000E545E"/>
    <w:rsid w:val="000E5C4B"/>
    <w:rsid w:val="000E5D3E"/>
    <w:rsid w:val="000E7E64"/>
    <w:rsid w:val="000F30E9"/>
    <w:rsid w:val="000F50EB"/>
    <w:rsid w:val="000F52BC"/>
    <w:rsid w:val="000F534A"/>
    <w:rsid w:val="000F7261"/>
    <w:rsid w:val="000F7783"/>
    <w:rsid w:val="001000B2"/>
    <w:rsid w:val="001005FB"/>
    <w:rsid w:val="00102292"/>
    <w:rsid w:val="00102455"/>
    <w:rsid w:val="00102DBB"/>
    <w:rsid w:val="0010345D"/>
    <w:rsid w:val="00103916"/>
    <w:rsid w:val="001042DC"/>
    <w:rsid w:val="0010499F"/>
    <w:rsid w:val="001052C6"/>
    <w:rsid w:val="00105DC2"/>
    <w:rsid w:val="00106A92"/>
    <w:rsid w:val="00106D45"/>
    <w:rsid w:val="0011086A"/>
    <w:rsid w:val="00111880"/>
    <w:rsid w:val="0011255D"/>
    <w:rsid w:val="00115B4A"/>
    <w:rsid w:val="001161DF"/>
    <w:rsid w:val="00116A1E"/>
    <w:rsid w:val="00116B06"/>
    <w:rsid w:val="00116E3C"/>
    <w:rsid w:val="0011749D"/>
    <w:rsid w:val="001176B4"/>
    <w:rsid w:val="00121047"/>
    <w:rsid w:val="00122B3C"/>
    <w:rsid w:val="00123A21"/>
    <w:rsid w:val="0012484F"/>
    <w:rsid w:val="00125F6D"/>
    <w:rsid w:val="001261A7"/>
    <w:rsid w:val="00126264"/>
    <w:rsid w:val="00127043"/>
    <w:rsid w:val="0012714E"/>
    <w:rsid w:val="00127B9B"/>
    <w:rsid w:val="0013187E"/>
    <w:rsid w:val="001325F0"/>
    <w:rsid w:val="00132776"/>
    <w:rsid w:val="00132A42"/>
    <w:rsid w:val="0013308F"/>
    <w:rsid w:val="00134F72"/>
    <w:rsid w:val="00135AE9"/>
    <w:rsid w:val="001379DC"/>
    <w:rsid w:val="00137CFF"/>
    <w:rsid w:val="001401FC"/>
    <w:rsid w:val="001413AB"/>
    <w:rsid w:val="0014146E"/>
    <w:rsid w:val="0014189A"/>
    <w:rsid w:val="00142A8F"/>
    <w:rsid w:val="001441C9"/>
    <w:rsid w:val="00144705"/>
    <w:rsid w:val="00144846"/>
    <w:rsid w:val="00146748"/>
    <w:rsid w:val="00146BDF"/>
    <w:rsid w:val="001475EC"/>
    <w:rsid w:val="00147F2F"/>
    <w:rsid w:val="0015068D"/>
    <w:rsid w:val="00150A03"/>
    <w:rsid w:val="00151A8F"/>
    <w:rsid w:val="00152BF8"/>
    <w:rsid w:val="00153BB9"/>
    <w:rsid w:val="001558E3"/>
    <w:rsid w:val="001567E6"/>
    <w:rsid w:val="00157597"/>
    <w:rsid w:val="00157CFD"/>
    <w:rsid w:val="00160BC5"/>
    <w:rsid w:val="00161338"/>
    <w:rsid w:val="00164372"/>
    <w:rsid w:val="00164CBE"/>
    <w:rsid w:val="00164D99"/>
    <w:rsid w:val="001661DF"/>
    <w:rsid w:val="0016663E"/>
    <w:rsid w:val="00166B26"/>
    <w:rsid w:val="00167DE8"/>
    <w:rsid w:val="001705D5"/>
    <w:rsid w:val="00171BF2"/>
    <w:rsid w:val="00171EEA"/>
    <w:rsid w:val="00172056"/>
    <w:rsid w:val="00172969"/>
    <w:rsid w:val="00174ADE"/>
    <w:rsid w:val="00175206"/>
    <w:rsid w:val="00175675"/>
    <w:rsid w:val="00177ADF"/>
    <w:rsid w:val="00180B54"/>
    <w:rsid w:val="00181CD5"/>
    <w:rsid w:val="001827B2"/>
    <w:rsid w:val="00184000"/>
    <w:rsid w:val="0018411A"/>
    <w:rsid w:val="00184495"/>
    <w:rsid w:val="001848CC"/>
    <w:rsid w:val="00184D89"/>
    <w:rsid w:val="00185125"/>
    <w:rsid w:val="0019056A"/>
    <w:rsid w:val="00190F0E"/>
    <w:rsid w:val="00191A2D"/>
    <w:rsid w:val="00192C69"/>
    <w:rsid w:val="00192D7C"/>
    <w:rsid w:val="00193BCE"/>
    <w:rsid w:val="001946A3"/>
    <w:rsid w:val="00195BA2"/>
    <w:rsid w:val="001964FC"/>
    <w:rsid w:val="00197B7A"/>
    <w:rsid w:val="001A0821"/>
    <w:rsid w:val="001A0E6C"/>
    <w:rsid w:val="001A0EAC"/>
    <w:rsid w:val="001A14DE"/>
    <w:rsid w:val="001A2C85"/>
    <w:rsid w:val="001A4D0E"/>
    <w:rsid w:val="001A4E28"/>
    <w:rsid w:val="001A5729"/>
    <w:rsid w:val="001A5E6B"/>
    <w:rsid w:val="001A7FFA"/>
    <w:rsid w:val="001B18E5"/>
    <w:rsid w:val="001B344B"/>
    <w:rsid w:val="001B34FD"/>
    <w:rsid w:val="001B354E"/>
    <w:rsid w:val="001B3D49"/>
    <w:rsid w:val="001B3E5D"/>
    <w:rsid w:val="001B41B1"/>
    <w:rsid w:val="001B59D8"/>
    <w:rsid w:val="001C0BAA"/>
    <w:rsid w:val="001C22A6"/>
    <w:rsid w:val="001C60CE"/>
    <w:rsid w:val="001C7A96"/>
    <w:rsid w:val="001D461F"/>
    <w:rsid w:val="001D50E6"/>
    <w:rsid w:val="001D68EB"/>
    <w:rsid w:val="001D691E"/>
    <w:rsid w:val="001D6986"/>
    <w:rsid w:val="001D7DF5"/>
    <w:rsid w:val="001E1C83"/>
    <w:rsid w:val="001E20E8"/>
    <w:rsid w:val="001E3066"/>
    <w:rsid w:val="001E3803"/>
    <w:rsid w:val="001E44EB"/>
    <w:rsid w:val="001E4E50"/>
    <w:rsid w:val="001E514A"/>
    <w:rsid w:val="001E6080"/>
    <w:rsid w:val="001E6131"/>
    <w:rsid w:val="001F14F6"/>
    <w:rsid w:val="001F3175"/>
    <w:rsid w:val="001F3BB5"/>
    <w:rsid w:val="001F49AE"/>
    <w:rsid w:val="001F5BF7"/>
    <w:rsid w:val="001F5C92"/>
    <w:rsid w:val="001F7921"/>
    <w:rsid w:val="00200067"/>
    <w:rsid w:val="00200C0E"/>
    <w:rsid w:val="0020140D"/>
    <w:rsid w:val="002018DB"/>
    <w:rsid w:val="002029FD"/>
    <w:rsid w:val="00203B77"/>
    <w:rsid w:val="00203E2D"/>
    <w:rsid w:val="002052A6"/>
    <w:rsid w:val="00205C71"/>
    <w:rsid w:val="00206F8C"/>
    <w:rsid w:val="00210958"/>
    <w:rsid w:val="00210B49"/>
    <w:rsid w:val="00211C0A"/>
    <w:rsid w:val="00212CEE"/>
    <w:rsid w:val="00213053"/>
    <w:rsid w:val="00213800"/>
    <w:rsid w:val="00215082"/>
    <w:rsid w:val="00215320"/>
    <w:rsid w:val="0021553F"/>
    <w:rsid w:val="00215F4F"/>
    <w:rsid w:val="002161D8"/>
    <w:rsid w:val="00216857"/>
    <w:rsid w:val="00217573"/>
    <w:rsid w:val="00221D5C"/>
    <w:rsid w:val="002231F8"/>
    <w:rsid w:val="00223354"/>
    <w:rsid w:val="00223454"/>
    <w:rsid w:val="00223BA8"/>
    <w:rsid w:val="002259BD"/>
    <w:rsid w:val="00225EC2"/>
    <w:rsid w:val="00227AE5"/>
    <w:rsid w:val="002304DB"/>
    <w:rsid w:val="0023121B"/>
    <w:rsid w:val="00231364"/>
    <w:rsid w:val="00235060"/>
    <w:rsid w:val="002350C5"/>
    <w:rsid w:val="00237146"/>
    <w:rsid w:val="002423B1"/>
    <w:rsid w:val="00242D18"/>
    <w:rsid w:val="00243916"/>
    <w:rsid w:val="00244D02"/>
    <w:rsid w:val="00247E22"/>
    <w:rsid w:val="002504CE"/>
    <w:rsid w:val="00250863"/>
    <w:rsid w:val="002529FB"/>
    <w:rsid w:val="002541D7"/>
    <w:rsid w:val="0025423E"/>
    <w:rsid w:val="00255BB1"/>
    <w:rsid w:val="00256783"/>
    <w:rsid w:val="00260CEA"/>
    <w:rsid w:val="002615C9"/>
    <w:rsid w:val="00261FD1"/>
    <w:rsid w:val="0026294D"/>
    <w:rsid w:val="00263440"/>
    <w:rsid w:val="00265334"/>
    <w:rsid w:val="00265907"/>
    <w:rsid w:val="00266F94"/>
    <w:rsid w:val="00271AE5"/>
    <w:rsid w:val="00272B62"/>
    <w:rsid w:val="00275B51"/>
    <w:rsid w:val="002763B5"/>
    <w:rsid w:val="002771E6"/>
    <w:rsid w:val="00277CB3"/>
    <w:rsid w:val="00277F16"/>
    <w:rsid w:val="00281D8A"/>
    <w:rsid w:val="002833DC"/>
    <w:rsid w:val="00283B63"/>
    <w:rsid w:val="00283DA6"/>
    <w:rsid w:val="002854A0"/>
    <w:rsid w:val="0028554A"/>
    <w:rsid w:val="00286CCE"/>
    <w:rsid w:val="002904B1"/>
    <w:rsid w:val="0029168C"/>
    <w:rsid w:val="00291C26"/>
    <w:rsid w:val="00295239"/>
    <w:rsid w:val="00297846"/>
    <w:rsid w:val="002A0F30"/>
    <w:rsid w:val="002A31D4"/>
    <w:rsid w:val="002A32C1"/>
    <w:rsid w:val="002A45DB"/>
    <w:rsid w:val="002A6009"/>
    <w:rsid w:val="002A6233"/>
    <w:rsid w:val="002A667B"/>
    <w:rsid w:val="002A79E5"/>
    <w:rsid w:val="002B00C7"/>
    <w:rsid w:val="002B1973"/>
    <w:rsid w:val="002B1F80"/>
    <w:rsid w:val="002B2155"/>
    <w:rsid w:val="002B374D"/>
    <w:rsid w:val="002B4845"/>
    <w:rsid w:val="002C078C"/>
    <w:rsid w:val="002C3CBC"/>
    <w:rsid w:val="002C42C2"/>
    <w:rsid w:val="002C4DEE"/>
    <w:rsid w:val="002C55BA"/>
    <w:rsid w:val="002C55FA"/>
    <w:rsid w:val="002C5B76"/>
    <w:rsid w:val="002C603E"/>
    <w:rsid w:val="002C65AF"/>
    <w:rsid w:val="002C65D3"/>
    <w:rsid w:val="002C708A"/>
    <w:rsid w:val="002C762D"/>
    <w:rsid w:val="002C7D66"/>
    <w:rsid w:val="002D045E"/>
    <w:rsid w:val="002D118A"/>
    <w:rsid w:val="002D32F1"/>
    <w:rsid w:val="002D478E"/>
    <w:rsid w:val="002D4D57"/>
    <w:rsid w:val="002D4FE9"/>
    <w:rsid w:val="002D57D5"/>
    <w:rsid w:val="002D59D3"/>
    <w:rsid w:val="002D5D9F"/>
    <w:rsid w:val="002D61D6"/>
    <w:rsid w:val="002D6D80"/>
    <w:rsid w:val="002D7355"/>
    <w:rsid w:val="002D7EAA"/>
    <w:rsid w:val="002E2885"/>
    <w:rsid w:val="002E340B"/>
    <w:rsid w:val="002E676F"/>
    <w:rsid w:val="002E6C4C"/>
    <w:rsid w:val="002E7118"/>
    <w:rsid w:val="002F0368"/>
    <w:rsid w:val="002F053C"/>
    <w:rsid w:val="002F061A"/>
    <w:rsid w:val="002F0B9E"/>
    <w:rsid w:val="002F113B"/>
    <w:rsid w:val="002F19C7"/>
    <w:rsid w:val="002F2722"/>
    <w:rsid w:val="002F4697"/>
    <w:rsid w:val="002F4A8B"/>
    <w:rsid w:val="002F5181"/>
    <w:rsid w:val="002F59C4"/>
    <w:rsid w:val="002F5E82"/>
    <w:rsid w:val="002F7492"/>
    <w:rsid w:val="002F77D3"/>
    <w:rsid w:val="0030077C"/>
    <w:rsid w:val="003008C0"/>
    <w:rsid w:val="00301C18"/>
    <w:rsid w:val="00302F08"/>
    <w:rsid w:val="00303BEF"/>
    <w:rsid w:val="00305B0F"/>
    <w:rsid w:val="00306978"/>
    <w:rsid w:val="00307B95"/>
    <w:rsid w:val="0031029A"/>
    <w:rsid w:val="00315212"/>
    <w:rsid w:val="00315A01"/>
    <w:rsid w:val="00315F99"/>
    <w:rsid w:val="00316B33"/>
    <w:rsid w:val="003179C4"/>
    <w:rsid w:val="00317AD4"/>
    <w:rsid w:val="00317B3E"/>
    <w:rsid w:val="00320D72"/>
    <w:rsid w:val="003211DC"/>
    <w:rsid w:val="003220E8"/>
    <w:rsid w:val="00324CC4"/>
    <w:rsid w:val="003252F2"/>
    <w:rsid w:val="00325CB4"/>
    <w:rsid w:val="003263F8"/>
    <w:rsid w:val="00326D9D"/>
    <w:rsid w:val="003274F4"/>
    <w:rsid w:val="00327527"/>
    <w:rsid w:val="003276B7"/>
    <w:rsid w:val="0033087F"/>
    <w:rsid w:val="00330947"/>
    <w:rsid w:val="00330F46"/>
    <w:rsid w:val="003324BE"/>
    <w:rsid w:val="00332623"/>
    <w:rsid w:val="00333515"/>
    <w:rsid w:val="00335CB7"/>
    <w:rsid w:val="003360BB"/>
    <w:rsid w:val="003374D6"/>
    <w:rsid w:val="00337A76"/>
    <w:rsid w:val="003413E2"/>
    <w:rsid w:val="00341510"/>
    <w:rsid w:val="00342A0B"/>
    <w:rsid w:val="00342B22"/>
    <w:rsid w:val="003445CF"/>
    <w:rsid w:val="003467D4"/>
    <w:rsid w:val="00346B0A"/>
    <w:rsid w:val="0034798D"/>
    <w:rsid w:val="0035073D"/>
    <w:rsid w:val="00351671"/>
    <w:rsid w:val="00352567"/>
    <w:rsid w:val="00353BC6"/>
    <w:rsid w:val="0035443B"/>
    <w:rsid w:val="00354935"/>
    <w:rsid w:val="00354A4A"/>
    <w:rsid w:val="003553FC"/>
    <w:rsid w:val="003567DE"/>
    <w:rsid w:val="00357DE5"/>
    <w:rsid w:val="00357E40"/>
    <w:rsid w:val="00357F1E"/>
    <w:rsid w:val="003608D2"/>
    <w:rsid w:val="00360DC4"/>
    <w:rsid w:val="0036136E"/>
    <w:rsid w:val="0036199C"/>
    <w:rsid w:val="00361CE2"/>
    <w:rsid w:val="0036333B"/>
    <w:rsid w:val="00364777"/>
    <w:rsid w:val="00365E4F"/>
    <w:rsid w:val="0036642F"/>
    <w:rsid w:val="003673A0"/>
    <w:rsid w:val="00370F1E"/>
    <w:rsid w:val="0037183F"/>
    <w:rsid w:val="00371F5B"/>
    <w:rsid w:val="00373628"/>
    <w:rsid w:val="0037429A"/>
    <w:rsid w:val="00375BC7"/>
    <w:rsid w:val="00380370"/>
    <w:rsid w:val="00381B63"/>
    <w:rsid w:val="0038437F"/>
    <w:rsid w:val="003845A5"/>
    <w:rsid w:val="00384A8C"/>
    <w:rsid w:val="00385C89"/>
    <w:rsid w:val="0038660F"/>
    <w:rsid w:val="003868DC"/>
    <w:rsid w:val="00387A73"/>
    <w:rsid w:val="00387B94"/>
    <w:rsid w:val="00390BE8"/>
    <w:rsid w:val="00390D4A"/>
    <w:rsid w:val="00392BF6"/>
    <w:rsid w:val="00392DC8"/>
    <w:rsid w:val="00395484"/>
    <w:rsid w:val="00395877"/>
    <w:rsid w:val="00395EC7"/>
    <w:rsid w:val="00396353"/>
    <w:rsid w:val="00397FDE"/>
    <w:rsid w:val="003A0B18"/>
    <w:rsid w:val="003A1CC9"/>
    <w:rsid w:val="003A1FFE"/>
    <w:rsid w:val="003A22B6"/>
    <w:rsid w:val="003A26B1"/>
    <w:rsid w:val="003A48B1"/>
    <w:rsid w:val="003A4AB1"/>
    <w:rsid w:val="003A5229"/>
    <w:rsid w:val="003A6600"/>
    <w:rsid w:val="003B0A19"/>
    <w:rsid w:val="003B1221"/>
    <w:rsid w:val="003B193C"/>
    <w:rsid w:val="003B26D1"/>
    <w:rsid w:val="003B3437"/>
    <w:rsid w:val="003B3E99"/>
    <w:rsid w:val="003B6586"/>
    <w:rsid w:val="003B6F0E"/>
    <w:rsid w:val="003C1010"/>
    <w:rsid w:val="003C19EA"/>
    <w:rsid w:val="003C6202"/>
    <w:rsid w:val="003C6F3E"/>
    <w:rsid w:val="003C7F49"/>
    <w:rsid w:val="003D08A7"/>
    <w:rsid w:val="003D09AE"/>
    <w:rsid w:val="003D4304"/>
    <w:rsid w:val="003D4666"/>
    <w:rsid w:val="003D4AFC"/>
    <w:rsid w:val="003D6198"/>
    <w:rsid w:val="003D7CB5"/>
    <w:rsid w:val="003E0632"/>
    <w:rsid w:val="003E09C3"/>
    <w:rsid w:val="003E1648"/>
    <w:rsid w:val="003E1867"/>
    <w:rsid w:val="003E2071"/>
    <w:rsid w:val="003E231A"/>
    <w:rsid w:val="003E2A67"/>
    <w:rsid w:val="003E4BA3"/>
    <w:rsid w:val="003E5843"/>
    <w:rsid w:val="003E7130"/>
    <w:rsid w:val="003E77E0"/>
    <w:rsid w:val="003E79D6"/>
    <w:rsid w:val="003E7C18"/>
    <w:rsid w:val="003E7CDD"/>
    <w:rsid w:val="003F0C97"/>
    <w:rsid w:val="003F4038"/>
    <w:rsid w:val="003F4845"/>
    <w:rsid w:val="003F49D3"/>
    <w:rsid w:val="003F656B"/>
    <w:rsid w:val="003F78D5"/>
    <w:rsid w:val="004016FF"/>
    <w:rsid w:val="00401FB2"/>
    <w:rsid w:val="00402298"/>
    <w:rsid w:val="00402338"/>
    <w:rsid w:val="00404463"/>
    <w:rsid w:val="00404DE8"/>
    <w:rsid w:val="00405D1F"/>
    <w:rsid w:val="00406FC6"/>
    <w:rsid w:val="004076DF"/>
    <w:rsid w:val="00407C32"/>
    <w:rsid w:val="00410051"/>
    <w:rsid w:val="004114F7"/>
    <w:rsid w:val="00413374"/>
    <w:rsid w:val="00416BAA"/>
    <w:rsid w:val="00417E0B"/>
    <w:rsid w:val="0042210F"/>
    <w:rsid w:val="00422212"/>
    <w:rsid w:val="00422671"/>
    <w:rsid w:val="0042296A"/>
    <w:rsid w:val="00422AD7"/>
    <w:rsid w:val="00422D8F"/>
    <w:rsid w:val="00422DA1"/>
    <w:rsid w:val="004238F6"/>
    <w:rsid w:val="00426854"/>
    <w:rsid w:val="00426D62"/>
    <w:rsid w:val="004317E5"/>
    <w:rsid w:val="00432907"/>
    <w:rsid w:val="004333C4"/>
    <w:rsid w:val="004333CE"/>
    <w:rsid w:val="004333F4"/>
    <w:rsid w:val="00433A88"/>
    <w:rsid w:val="004345CC"/>
    <w:rsid w:val="00436B26"/>
    <w:rsid w:val="004407D7"/>
    <w:rsid w:val="004410F6"/>
    <w:rsid w:val="00441107"/>
    <w:rsid w:val="00442DE0"/>
    <w:rsid w:val="0044303A"/>
    <w:rsid w:val="0044355B"/>
    <w:rsid w:val="004438BB"/>
    <w:rsid w:val="00443F86"/>
    <w:rsid w:val="00444109"/>
    <w:rsid w:val="0044412A"/>
    <w:rsid w:val="004443BD"/>
    <w:rsid w:val="0044454D"/>
    <w:rsid w:val="0044524F"/>
    <w:rsid w:val="004461BF"/>
    <w:rsid w:val="00450009"/>
    <w:rsid w:val="00451F78"/>
    <w:rsid w:val="004524F6"/>
    <w:rsid w:val="00456120"/>
    <w:rsid w:val="00456D6B"/>
    <w:rsid w:val="004574BA"/>
    <w:rsid w:val="00461367"/>
    <w:rsid w:val="0046302F"/>
    <w:rsid w:val="00463610"/>
    <w:rsid w:val="00463846"/>
    <w:rsid w:val="00463E26"/>
    <w:rsid w:val="0046414C"/>
    <w:rsid w:val="00465B35"/>
    <w:rsid w:val="00465E09"/>
    <w:rsid w:val="00466A98"/>
    <w:rsid w:val="00467969"/>
    <w:rsid w:val="0047397C"/>
    <w:rsid w:val="004745C4"/>
    <w:rsid w:val="00474EDE"/>
    <w:rsid w:val="00475EF8"/>
    <w:rsid w:val="00477AEE"/>
    <w:rsid w:val="00477B71"/>
    <w:rsid w:val="0048003D"/>
    <w:rsid w:val="00480374"/>
    <w:rsid w:val="00480B6D"/>
    <w:rsid w:val="0048142C"/>
    <w:rsid w:val="00481EF3"/>
    <w:rsid w:val="004824D2"/>
    <w:rsid w:val="00483D39"/>
    <w:rsid w:val="00484B51"/>
    <w:rsid w:val="00485877"/>
    <w:rsid w:val="00485EF3"/>
    <w:rsid w:val="00487958"/>
    <w:rsid w:val="00490A0B"/>
    <w:rsid w:val="00490ECE"/>
    <w:rsid w:val="004912D8"/>
    <w:rsid w:val="0049204D"/>
    <w:rsid w:val="00492467"/>
    <w:rsid w:val="004937AB"/>
    <w:rsid w:val="00495C52"/>
    <w:rsid w:val="00497424"/>
    <w:rsid w:val="00497719"/>
    <w:rsid w:val="00497CC2"/>
    <w:rsid w:val="004A0709"/>
    <w:rsid w:val="004A12DA"/>
    <w:rsid w:val="004A1EB3"/>
    <w:rsid w:val="004A21F2"/>
    <w:rsid w:val="004A22E0"/>
    <w:rsid w:val="004A26D6"/>
    <w:rsid w:val="004A2AB2"/>
    <w:rsid w:val="004A3015"/>
    <w:rsid w:val="004A3496"/>
    <w:rsid w:val="004A430B"/>
    <w:rsid w:val="004A48AA"/>
    <w:rsid w:val="004A532C"/>
    <w:rsid w:val="004B1411"/>
    <w:rsid w:val="004B1491"/>
    <w:rsid w:val="004B1F50"/>
    <w:rsid w:val="004B2242"/>
    <w:rsid w:val="004B371D"/>
    <w:rsid w:val="004B3FC3"/>
    <w:rsid w:val="004B5784"/>
    <w:rsid w:val="004B660F"/>
    <w:rsid w:val="004B72C5"/>
    <w:rsid w:val="004B79D9"/>
    <w:rsid w:val="004C0B6F"/>
    <w:rsid w:val="004C0B7D"/>
    <w:rsid w:val="004C1808"/>
    <w:rsid w:val="004C22FB"/>
    <w:rsid w:val="004C24A8"/>
    <w:rsid w:val="004C2C23"/>
    <w:rsid w:val="004C2ED1"/>
    <w:rsid w:val="004C39B9"/>
    <w:rsid w:val="004C3FA7"/>
    <w:rsid w:val="004C5F66"/>
    <w:rsid w:val="004C6796"/>
    <w:rsid w:val="004C6B12"/>
    <w:rsid w:val="004C7369"/>
    <w:rsid w:val="004D21C1"/>
    <w:rsid w:val="004D232C"/>
    <w:rsid w:val="004D2D7E"/>
    <w:rsid w:val="004D337D"/>
    <w:rsid w:val="004D3963"/>
    <w:rsid w:val="004D65CB"/>
    <w:rsid w:val="004D695E"/>
    <w:rsid w:val="004D7BAA"/>
    <w:rsid w:val="004E115B"/>
    <w:rsid w:val="004E1EF2"/>
    <w:rsid w:val="004E273B"/>
    <w:rsid w:val="004E3EE3"/>
    <w:rsid w:val="004E4E3E"/>
    <w:rsid w:val="004E59ED"/>
    <w:rsid w:val="004E6C3D"/>
    <w:rsid w:val="004E7FB2"/>
    <w:rsid w:val="004F0323"/>
    <w:rsid w:val="004F0BDC"/>
    <w:rsid w:val="004F21DE"/>
    <w:rsid w:val="004F43E0"/>
    <w:rsid w:val="004F4689"/>
    <w:rsid w:val="004F492F"/>
    <w:rsid w:val="004F5151"/>
    <w:rsid w:val="004F5D6B"/>
    <w:rsid w:val="004F644B"/>
    <w:rsid w:val="004F6A33"/>
    <w:rsid w:val="005008B8"/>
    <w:rsid w:val="00501D2C"/>
    <w:rsid w:val="00502864"/>
    <w:rsid w:val="0050290C"/>
    <w:rsid w:val="00502956"/>
    <w:rsid w:val="00502E8B"/>
    <w:rsid w:val="00502FF7"/>
    <w:rsid w:val="005045D6"/>
    <w:rsid w:val="00504AB8"/>
    <w:rsid w:val="005055E5"/>
    <w:rsid w:val="00506209"/>
    <w:rsid w:val="005078BA"/>
    <w:rsid w:val="00507942"/>
    <w:rsid w:val="00507B39"/>
    <w:rsid w:val="00507CC6"/>
    <w:rsid w:val="00510223"/>
    <w:rsid w:val="005108F4"/>
    <w:rsid w:val="00510A1E"/>
    <w:rsid w:val="00510B98"/>
    <w:rsid w:val="005126A7"/>
    <w:rsid w:val="00513172"/>
    <w:rsid w:val="0051327D"/>
    <w:rsid w:val="0051343C"/>
    <w:rsid w:val="00513956"/>
    <w:rsid w:val="005149E3"/>
    <w:rsid w:val="00515FE3"/>
    <w:rsid w:val="005174F8"/>
    <w:rsid w:val="00517A72"/>
    <w:rsid w:val="0052065B"/>
    <w:rsid w:val="00520F3E"/>
    <w:rsid w:val="0052285E"/>
    <w:rsid w:val="00523372"/>
    <w:rsid w:val="0052432D"/>
    <w:rsid w:val="00525B85"/>
    <w:rsid w:val="00525E5A"/>
    <w:rsid w:val="005260B7"/>
    <w:rsid w:val="005274BF"/>
    <w:rsid w:val="005274ED"/>
    <w:rsid w:val="005278E6"/>
    <w:rsid w:val="00530CC6"/>
    <w:rsid w:val="00530E05"/>
    <w:rsid w:val="00533DAC"/>
    <w:rsid w:val="00534E42"/>
    <w:rsid w:val="00535415"/>
    <w:rsid w:val="00536062"/>
    <w:rsid w:val="00536298"/>
    <w:rsid w:val="00536A6B"/>
    <w:rsid w:val="00537766"/>
    <w:rsid w:val="00540C75"/>
    <w:rsid w:val="00541A21"/>
    <w:rsid w:val="00541A24"/>
    <w:rsid w:val="00544CE4"/>
    <w:rsid w:val="00544DB4"/>
    <w:rsid w:val="00544EC6"/>
    <w:rsid w:val="00545F6E"/>
    <w:rsid w:val="00546423"/>
    <w:rsid w:val="005471C6"/>
    <w:rsid w:val="00552136"/>
    <w:rsid w:val="00552587"/>
    <w:rsid w:val="00554981"/>
    <w:rsid w:val="005558BF"/>
    <w:rsid w:val="0055596B"/>
    <w:rsid w:val="0055708B"/>
    <w:rsid w:val="00560AAC"/>
    <w:rsid w:val="0056269E"/>
    <w:rsid w:val="005626E3"/>
    <w:rsid w:val="00562D92"/>
    <w:rsid w:val="00563C00"/>
    <w:rsid w:val="00563EEC"/>
    <w:rsid w:val="00564E12"/>
    <w:rsid w:val="0056527D"/>
    <w:rsid w:val="00565638"/>
    <w:rsid w:val="00565E09"/>
    <w:rsid w:val="00566093"/>
    <w:rsid w:val="0056614F"/>
    <w:rsid w:val="005704C7"/>
    <w:rsid w:val="00570AFF"/>
    <w:rsid w:val="00571537"/>
    <w:rsid w:val="00571C88"/>
    <w:rsid w:val="00572E7D"/>
    <w:rsid w:val="00574274"/>
    <w:rsid w:val="00575A54"/>
    <w:rsid w:val="00575D18"/>
    <w:rsid w:val="005766A3"/>
    <w:rsid w:val="00577809"/>
    <w:rsid w:val="00577A15"/>
    <w:rsid w:val="0058005F"/>
    <w:rsid w:val="005804D2"/>
    <w:rsid w:val="00580A0B"/>
    <w:rsid w:val="00582844"/>
    <w:rsid w:val="005843C2"/>
    <w:rsid w:val="00584484"/>
    <w:rsid w:val="00584614"/>
    <w:rsid w:val="0058468F"/>
    <w:rsid w:val="00584D84"/>
    <w:rsid w:val="00586234"/>
    <w:rsid w:val="0058729F"/>
    <w:rsid w:val="005901BC"/>
    <w:rsid w:val="00591182"/>
    <w:rsid w:val="00592DEF"/>
    <w:rsid w:val="00595F6E"/>
    <w:rsid w:val="00596AC7"/>
    <w:rsid w:val="005974A7"/>
    <w:rsid w:val="005A0EB0"/>
    <w:rsid w:val="005A3F58"/>
    <w:rsid w:val="005A47F2"/>
    <w:rsid w:val="005A4FFA"/>
    <w:rsid w:val="005A5D2A"/>
    <w:rsid w:val="005A6580"/>
    <w:rsid w:val="005A6ABE"/>
    <w:rsid w:val="005A715C"/>
    <w:rsid w:val="005B019A"/>
    <w:rsid w:val="005B541A"/>
    <w:rsid w:val="005B54BB"/>
    <w:rsid w:val="005B5880"/>
    <w:rsid w:val="005C0285"/>
    <w:rsid w:val="005C1AE4"/>
    <w:rsid w:val="005C1BBA"/>
    <w:rsid w:val="005C28CF"/>
    <w:rsid w:val="005C5BD2"/>
    <w:rsid w:val="005D1BE4"/>
    <w:rsid w:val="005D2008"/>
    <w:rsid w:val="005D3440"/>
    <w:rsid w:val="005D3D70"/>
    <w:rsid w:val="005D4B45"/>
    <w:rsid w:val="005D5D76"/>
    <w:rsid w:val="005D5E8C"/>
    <w:rsid w:val="005D7FEA"/>
    <w:rsid w:val="005E0E3C"/>
    <w:rsid w:val="005E0F95"/>
    <w:rsid w:val="005E2475"/>
    <w:rsid w:val="005E3422"/>
    <w:rsid w:val="005E3A8F"/>
    <w:rsid w:val="005E51ED"/>
    <w:rsid w:val="005F1B9A"/>
    <w:rsid w:val="005F2C88"/>
    <w:rsid w:val="005F32C7"/>
    <w:rsid w:val="005F461B"/>
    <w:rsid w:val="005F4921"/>
    <w:rsid w:val="005F496E"/>
    <w:rsid w:val="005F7513"/>
    <w:rsid w:val="005F7626"/>
    <w:rsid w:val="005F7C93"/>
    <w:rsid w:val="005F7E77"/>
    <w:rsid w:val="005F7FF7"/>
    <w:rsid w:val="006000D5"/>
    <w:rsid w:val="00600B73"/>
    <w:rsid w:val="00602926"/>
    <w:rsid w:val="00602AAD"/>
    <w:rsid w:val="00603BD5"/>
    <w:rsid w:val="00605413"/>
    <w:rsid w:val="00606942"/>
    <w:rsid w:val="00611C30"/>
    <w:rsid w:val="006126AE"/>
    <w:rsid w:val="00612913"/>
    <w:rsid w:val="00615315"/>
    <w:rsid w:val="00616CDB"/>
    <w:rsid w:val="0061708F"/>
    <w:rsid w:val="00617942"/>
    <w:rsid w:val="00620EE6"/>
    <w:rsid w:val="00621766"/>
    <w:rsid w:val="00621DDB"/>
    <w:rsid w:val="00624AA1"/>
    <w:rsid w:val="0062537F"/>
    <w:rsid w:val="00626408"/>
    <w:rsid w:val="00627685"/>
    <w:rsid w:val="00627A9A"/>
    <w:rsid w:val="00627F06"/>
    <w:rsid w:val="00630945"/>
    <w:rsid w:val="00631E29"/>
    <w:rsid w:val="00632B6C"/>
    <w:rsid w:val="00632BAA"/>
    <w:rsid w:val="00632F46"/>
    <w:rsid w:val="006330AF"/>
    <w:rsid w:val="00635989"/>
    <w:rsid w:val="00636291"/>
    <w:rsid w:val="0063798A"/>
    <w:rsid w:val="006404F6"/>
    <w:rsid w:val="00641657"/>
    <w:rsid w:val="0064241C"/>
    <w:rsid w:val="006433C9"/>
    <w:rsid w:val="00643C82"/>
    <w:rsid w:val="00644445"/>
    <w:rsid w:val="0064472F"/>
    <w:rsid w:val="006468D2"/>
    <w:rsid w:val="00647BCF"/>
    <w:rsid w:val="00650645"/>
    <w:rsid w:val="006507CF"/>
    <w:rsid w:val="00651251"/>
    <w:rsid w:val="006512CE"/>
    <w:rsid w:val="00651C61"/>
    <w:rsid w:val="0065297F"/>
    <w:rsid w:val="00653FA9"/>
    <w:rsid w:val="00654254"/>
    <w:rsid w:val="00655505"/>
    <w:rsid w:val="006559BE"/>
    <w:rsid w:val="006609A2"/>
    <w:rsid w:val="00661F46"/>
    <w:rsid w:val="0066236A"/>
    <w:rsid w:val="00664734"/>
    <w:rsid w:val="006664BA"/>
    <w:rsid w:val="00666594"/>
    <w:rsid w:val="00670119"/>
    <w:rsid w:val="00670672"/>
    <w:rsid w:val="006707E2"/>
    <w:rsid w:val="00672881"/>
    <w:rsid w:val="006736B6"/>
    <w:rsid w:val="00673B64"/>
    <w:rsid w:val="00674618"/>
    <w:rsid w:val="00674E58"/>
    <w:rsid w:val="0067550B"/>
    <w:rsid w:val="00675F17"/>
    <w:rsid w:val="00677A17"/>
    <w:rsid w:val="00680373"/>
    <w:rsid w:val="00680A0C"/>
    <w:rsid w:val="006816FA"/>
    <w:rsid w:val="006842C4"/>
    <w:rsid w:val="00684921"/>
    <w:rsid w:val="00686146"/>
    <w:rsid w:val="00686A80"/>
    <w:rsid w:val="0068794F"/>
    <w:rsid w:val="006905D4"/>
    <w:rsid w:val="006914CA"/>
    <w:rsid w:val="00691D0D"/>
    <w:rsid w:val="006928DF"/>
    <w:rsid w:val="00693634"/>
    <w:rsid w:val="00693F79"/>
    <w:rsid w:val="006968CD"/>
    <w:rsid w:val="0069762F"/>
    <w:rsid w:val="00697FD9"/>
    <w:rsid w:val="006A36A0"/>
    <w:rsid w:val="006A3813"/>
    <w:rsid w:val="006A3A68"/>
    <w:rsid w:val="006A3D29"/>
    <w:rsid w:val="006A4CBF"/>
    <w:rsid w:val="006A612F"/>
    <w:rsid w:val="006A78BE"/>
    <w:rsid w:val="006A7AB6"/>
    <w:rsid w:val="006B0FBB"/>
    <w:rsid w:val="006B1A3D"/>
    <w:rsid w:val="006B23ED"/>
    <w:rsid w:val="006B2A56"/>
    <w:rsid w:val="006B2A8F"/>
    <w:rsid w:val="006B57FE"/>
    <w:rsid w:val="006B62B9"/>
    <w:rsid w:val="006C0807"/>
    <w:rsid w:val="006C0C61"/>
    <w:rsid w:val="006C19B1"/>
    <w:rsid w:val="006C2E03"/>
    <w:rsid w:val="006C3240"/>
    <w:rsid w:val="006C3FB5"/>
    <w:rsid w:val="006C4F93"/>
    <w:rsid w:val="006C61F1"/>
    <w:rsid w:val="006C6270"/>
    <w:rsid w:val="006D08E0"/>
    <w:rsid w:val="006D106A"/>
    <w:rsid w:val="006D1A8D"/>
    <w:rsid w:val="006D33A9"/>
    <w:rsid w:val="006D4DE9"/>
    <w:rsid w:val="006D53C1"/>
    <w:rsid w:val="006D53C9"/>
    <w:rsid w:val="006D73CF"/>
    <w:rsid w:val="006D763A"/>
    <w:rsid w:val="006D7C32"/>
    <w:rsid w:val="006D7CCF"/>
    <w:rsid w:val="006E0EE2"/>
    <w:rsid w:val="006E10F3"/>
    <w:rsid w:val="006E2519"/>
    <w:rsid w:val="006E26AB"/>
    <w:rsid w:val="006E59C8"/>
    <w:rsid w:val="006E68FC"/>
    <w:rsid w:val="006E766E"/>
    <w:rsid w:val="006E7857"/>
    <w:rsid w:val="006E7A8F"/>
    <w:rsid w:val="006E7C92"/>
    <w:rsid w:val="006F13F7"/>
    <w:rsid w:val="006F14A8"/>
    <w:rsid w:val="006F4945"/>
    <w:rsid w:val="006F55A2"/>
    <w:rsid w:val="006F62D0"/>
    <w:rsid w:val="006F73D0"/>
    <w:rsid w:val="006F7B49"/>
    <w:rsid w:val="00700846"/>
    <w:rsid w:val="007022D4"/>
    <w:rsid w:val="00702D0E"/>
    <w:rsid w:val="00703E7E"/>
    <w:rsid w:val="007043CC"/>
    <w:rsid w:val="0070497D"/>
    <w:rsid w:val="007057AA"/>
    <w:rsid w:val="00705DB8"/>
    <w:rsid w:val="00707D36"/>
    <w:rsid w:val="0071164A"/>
    <w:rsid w:val="00711662"/>
    <w:rsid w:val="00711773"/>
    <w:rsid w:val="0071273C"/>
    <w:rsid w:val="007129C7"/>
    <w:rsid w:val="00715FE5"/>
    <w:rsid w:val="00716CE5"/>
    <w:rsid w:val="00717C2C"/>
    <w:rsid w:val="00720130"/>
    <w:rsid w:val="00721B94"/>
    <w:rsid w:val="00725B51"/>
    <w:rsid w:val="00725E8D"/>
    <w:rsid w:val="00726EA0"/>
    <w:rsid w:val="007275FD"/>
    <w:rsid w:val="00730A51"/>
    <w:rsid w:val="00730E6C"/>
    <w:rsid w:val="00731C22"/>
    <w:rsid w:val="007324B1"/>
    <w:rsid w:val="00732EAA"/>
    <w:rsid w:val="007339AA"/>
    <w:rsid w:val="00734B37"/>
    <w:rsid w:val="00735134"/>
    <w:rsid w:val="00735781"/>
    <w:rsid w:val="00735B9B"/>
    <w:rsid w:val="00740582"/>
    <w:rsid w:val="00740FFF"/>
    <w:rsid w:val="0074120F"/>
    <w:rsid w:val="0074396B"/>
    <w:rsid w:val="007445E0"/>
    <w:rsid w:val="0074560E"/>
    <w:rsid w:val="00745FB0"/>
    <w:rsid w:val="007463C3"/>
    <w:rsid w:val="007465C9"/>
    <w:rsid w:val="00747D4F"/>
    <w:rsid w:val="00750EE8"/>
    <w:rsid w:val="00751133"/>
    <w:rsid w:val="00751654"/>
    <w:rsid w:val="007516BB"/>
    <w:rsid w:val="0075202C"/>
    <w:rsid w:val="0075211B"/>
    <w:rsid w:val="007525BD"/>
    <w:rsid w:val="007539F1"/>
    <w:rsid w:val="0075579A"/>
    <w:rsid w:val="00755A62"/>
    <w:rsid w:val="00755B1C"/>
    <w:rsid w:val="00755EAD"/>
    <w:rsid w:val="00757445"/>
    <w:rsid w:val="007608DC"/>
    <w:rsid w:val="0076118F"/>
    <w:rsid w:val="007630C3"/>
    <w:rsid w:val="00763222"/>
    <w:rsid w:val="00763A7E"/>
    <w:rsid w:val="00763D7B"/>
    <w:rsid w:val="00765367"/>
    <w:rsid w:val="007669AD"/>
    <w:rsid w:val="00767B29"/>
    <w:rsid w:val="00770996"/>
    <w:rsid w:val="00772D6F"/>
    <w:rsid w:val="00772F5D"/>
    <w:rsid w:val="00774C4E"/>
    <w:rsid w:val="0077586D"/>
    <w:rsid w:val="00775D3C"/>
    <w:rsid w:val="00776729"/>
    <w:rsid w:val="0077690F"/>
    <w:rsid w:val="00777C7D"/>
    <w:rsid w:val="007829CC"/>
    <w:rsid w:val="00782DD5"/>
    <w:rsid w:val="00783EC6"/>
    <w:rsid w:val="00784EEB"/>
    <w:rsid w:val="007854F0"/>
    <w:rsid w:val="00785D90"/>
    <w:rsid w:val="0078690D"/>
    <w:rsid w:val="00786BE1"/>
    <w:rsid w:val="007873DC"/>
    <w:rsid w:val="0079232B"/>
    <w:rsid w:val="00792811"/>
    <w:rsid w:val="00792B79"/>
    <w:rsid w:val="007931CA"/>
    <w:rsid w:val="007937AC"/>
    <w:rsid w:val="00794BEA"/>
    <w:rsid w:val="00794C6F"/>
    <w:rsid w:val="00794DDE"/>
    <w:rsid w:val="00796EE3"/>
    <w:rsid w:val="007A0040"/>
    <w:rsid w:val="007A038E"/>
    <w:rsid w:val="007A1970"/>
    <w:rsid w:val="007A1FE2"/>
    <w:rsid w:val="007A252C"/>
    <w:rsid w:val="007A4026"/>
    <w:rsid w:val="007A5942"/>
    <w:rsid w:val="007B00A3"/>
    <w:rsid w:val="007B0562"/>
    <w:rsid w:val="007B1385"/>
    <w:rsid w:val="007B381A"/>
    <w:rsid w:val="007B3912"/>
    <w:rsid w:val="007B3E3E"/>
    <w:rsid w:val="007B4B32"/>
    <w:rsid w:val="007B782D"/>
    <w:rsid w:val="007B7844"/>
    <w:rsid w:val="007C2E4B"/>
    <w:rsid w:val="007C2FFA"/>
    <w:rsid w:val="007C32F9"/>
    <w:rsid w:val="007C4297"/>
    <w:rsid w:val="007C51A0"/>
    <w:rsid w:val="007C6626"/>
    <w:rsid w:val="007C7068"/>
    <w:rsid w:val="007C710D"/>
    <w:rsid w:val="007C768C"/>
    <w:rsid w:val="007D0FA5"/>
    <w:rsid w:val="007D1C36"/>
    <w:rsid w:val="007D23FE"/>
    <w:rsid w:val="007D35F9"/>
    <w:rsid w:val="007D6CF8"/>
    <w:rsid w:val="007D769C"/>
    <w:rsid w:val="007D78D3"/>
    <w:rsid w:val="007E24E4"/>
    <w:rsid w:val="007E25E0"/>
    <w:rsid w:val="007E26AF"/>
    <w:rsid w:val="007E2731"/>
    <w:rsid w:val="007E2AC1"/>
    <w:rsid w:val="007E3FA7"/>
    <w:rsid w:val="007E4BAE"/>
    <w:rsid w:val="007E4E9D"/>
    <w:rsid w:val="007E5D69"/>
    <w:rsid w:val="007E5E95"/>
    <w:rsid w:val="007E66FA"/>
    <w:rsid w:val="007E6A0A"/>
    <w:rsid w:val="007E6F51"/>
    <w:rsid w:val="007E70EB"/>
    <w:rsid w:val="007E798F"/>
    <w:rsid w:val="007F09C4"/>
    <w:rsid w:val="007F10A2"/>
    <w:rsid w:val="007F157D"/>
    <w:rsid w:val="007F1BFD"/>
    <w:rsid w:val="007F1CC9"/>
    <w:rsid w:val="007F3B92"/>
    <w:rsid w:val="007F3E2B"/>
    <w:rsid w:val="007F4153"/>
    <w:rsid w:val="007F422C"/>
    <w:rsid w:val="007F45C9"/>
    <w:rsid w:val="007F4DB1"/>
    <w:rsid w:val="007F6495"/>
    <w:rsid w:val="007F64E0"/>
    <w:rsid w:val="007F6DAA"/>
    <w:rsid w:val="007F7A29"/>
    <w:rsid w:val="00800B22"/>
    <w:rsid w:val="00801DD6"/>
    <w:rsid w:val="0080217F"/>
    <w:rsid w:val="00802E06"/>
    <w:rsid w:val="00802EEF"/>
    <w:rsid w:val="008032C0"/>
    <w:rsid w:val="0080332B"/>
    <w:rsid w:val="008047C7"/>
    <w:rsid w:val="00804D0A"/>
    <w:rsid w:val="00805101"/>
    <w:rsid w:val="00805E22"/>
    <w:rsid w:val="008063F2"/>
    <w:rsid w:val="0080719F"/>
    <w:rsid w:val="00807427"/>
    <w:rsid w:val="00807C81"/>
    <w:rsid w:val="00810BC0"/>
    <w:rsid w:val="008118C5"/>
    <w:rsid w:val="00812585"/>
    <w:rsid w:val="008127B3"/>
    <w:rsid w:val="0081411B"/>
    <w:rsid w:val="0081437C"/>
    <w:rsid w:val="00815968"/>
    <w:rsid w:val="0081720A"/>
    <w:rsid w:val="0081761B"/>
    <w:rsid w:val="00821E18"/>
    <w:rsid w:val="0082303D"/>
    <w:rsid w:val="00823DE5"/>
    <w:rsid w:val="00824E73"/>
    <w:rsid w:val="00824F7C"/>
    <w:rsid w:val="008259B3"/>
    <w:rsid w:val="008262CA"/>
    <w:rsid w:val="00826ED7"/>
    <w:rsid w:val="00830901"/>
    <w:rsid w:val="00830B0F"/>
    <w:rsid w:val="00830FD0"/>
    <w:rsid w:val="00831383"/>
    <w:rsid w:val="00832B63"/>
    <w:rsid w:val="00833A79"/>
    <w:rsid w:val="008346A5"/>
    <w:rsid w:val="00834DC7"/>
    <w:rsid w:val="008352D5"/>
    <w:rsid w:val="00836F83"/>
    <w:rsid w:val="008371E6"/>
    <w:rsid w:val="00837C67"/>
    <w:rsid w:val="008403A6"/>
    <w:rsid w:val="00840F40"/>
    <w:rsid w:val="0084113F"/>
    <w:rsid w:val="00841BEA"/>
    <w:rsid w:val="008460C2"/>
    <w:rsid w:val="0084630C"/>
    <w:rsid w:val="008463FE"/>
    <w:rsid w:val="008465D3"/>
    <w:rsid w:val="00846B5E"/>
    <w:rsid w:val="00847201"/>
    <w:rsid w:val="00847577"/>
    <w:rsid w:val="00847592"/>
    <w:rsid w:val="00847ADC"/>
    <w:rsid w:val="00847F11"/>
    <w:rsid w:val="00847FA4"/>
    <w:rsid w:val="0085043B"/>
    <w:rsid w:val="00850788"/>
    <w:rsid w:val="00850848"/>
    <w:rsid w:val="00850E90"/>
    <w:rsid w:val="00851009"/>
    <w:rsid w:val="00851511"/>
    <w:rsid w:val="00852EFB"/>
    <w:rsid w:val="00852F6B"/>
    <w:rsid w:val="008532B5"/>
    <w:rsid w:val="0085463F"/>
    <w:rsid w:val="00854979"/>
    <w:rsid w:val="00855FD3"/>
    <w:rsid w:val="00856165"/>
    <w:rsid w:val="008569C1"/>
    <w:rsid w:val="00856E47"/>
    <w:rsid w:val="0085753E"/>
    <w:rsid w:val="00857FB6"/>
    <w:rsid w:val="00860694"/>
    <w:rsid w:val="00860AB2"/>
    <w:rsid w:val="00861669"/>
    <w:rsid w:val="00863CDB"/>
    <w:rsid w:val="0086499E"/>
    <w:rsid w:val="00864C18"/>
    <w:rsid w:val="00864E76"/>
    <w:rsid w:val="00865CA6"/>
    <w:rsid w:val="008677CD"/>
    <w:rsid w:val="008702BA"/>
    <w:rsid w:val="00871644"/>
    <w:rsid w:val="00873A64"/>
    <w:rsid w:val="00874BB7"/>
    <w:rsid w:val="00877382"/>
    <w:rsid w:val="00877EF7"/>
    <w:rsid w:val="008804FD"/>
    <w:rsid w:val="0088134E"/>
    <w:rsid w:val="008813BC"/>
    <w:rsid w:val="008813F0"/>
    <w:rsid w:val="008820BD"/>
    <w:rsid w:val="0088354A"/>
    <w:rsid w:val="00883D89"/>
    <w:rsid w:val="00884221"/>
    <w:rsid w:val="008843DC"/>
    <w:rsid w:val="0088440B"/>
    <w:rsid w:val="00884465"/>
    <w:rsid w:val="00884ECE"/>
    <w:rsid w:val="008869A0"/>
    <w:rsid w:val="0088773D"/>
    <w:rsid w:val="00887B75"/>
    <w:rsid w:val="00887EB7"/>
    <w:rsid w:val="0089152E"/>
    <w:rsid w:val="008933D1"/>
    <w:rsid w:val="00894373"/>
    <w:rsid w:val="00894483"/>
    <w:rsid w:val="00894FE0"/>
    <w:rsid w:val="00895CDD"/>
    <w:rsid w:val="00897837"/>
    <w:rsid w:val="008A03F8"/>
    <w:rsid w:val="008A2803"/>
    <w:rsid w:val="008A465C"/>
    <w:rsid w:val="008A5809"/>
    <w:rsid w:val="008A6438"/>
    <w:rsid w:val="008A6ED9"/>
    <w:rsid w:val="008A75F3"/>
    <w:rsid w:val="008B1584"/>
    <w:rsid w:val="008B16BC"/>
    <w:rsid w:val="008B2FE5"/>
    <w:rsid w:val="008B4794"/>
    <w:rsid w:val="008B4D7A"/>
    <w:rsid w:val="008B6B3D"/>
    <w:rsid w:val="008B7045"/>
    <w:rsid w:val="008C06EC"/>
    <w:rsid w:val="008C2B51"/>
    <w:rsid w:val="008C46F0"/>
    <w:rsid w:val="008C7188"/>
    <w:rsid w:val="008D1C85"/>
    <w:rsid w:val="008D3B84"/>
    <w:rsid w:val="008D4915"/>
    <w:rsid w:val="008D623C"/>
    <w:rsid w:val="008E08C3"/>
    <w:rsid w:val="008E1A43"/>
    <w:rsid w:val="008E1B93"/>
    <w:rsid w:val="008E1CFB"/>
    <w:rsid w:val="008E23A5"/>
    <w:rsid w:val="008E2B22"/>
    <w:rsid w:val="008E2EB5"/>
    <w:rsid w:val="008E4ECD"/>
    <w:rsid w:val="008E54B5"/>
    <w:rsid w:val="008E6202"/>
    <w:rsid w:val="008E6BB7"/>
    <w:rsid w:val="008E7BE2"/>
    <w:rsid w:val="008F1DD9"/>
    <w:rsid w:val="008F2985"/>
    <w:rsid w:val="008F2ADE"/>
    <w:rsid w:val="008F3B50"/>
    <w:rsid w:val="00900430"/>
    <w:rsid w:val="00901050"/>
    <w:rsid w:val="00901F0D"/>
    <w:rsid w:val="00901F2F"/>
    <w:rsid w:val="00902131"/>
    <w:rsid w:val="009021B5"/>
    <w:rsid w:val="00902CBD"/>
    <w:rsid w:val="009031D4"/>
    <w:rsid w:val="0090346B"/>
    <w:rsid w:val="00903B77"/>
    <w:rsid w:val="00904EFA"/>
    <w:rsid w:val="00905612"/>
    <w:rsid w:val="00906609"/>
    <w:rsid w:val="00906CE4"/>
    <w:rsid w:val="009101C5"/>
    <w:rsid w:val="00911548"/>
    <w:rsid w:val="00912103"/>
    <w:rsid w:val="0091227D"/>
    <w:rsid w:val="00912613"/>
    <w:rsid w:val="0091266A"/>
    <w:rsid w:val="009130D3"/>
    <w:rsid w:val="009157D3"/>
    <w:rsid w:val="00915938"/>
    <w:rsid w:val="0091633E"/>
    <w:rsid w:val="00916C4D"/>
    <w:rsid w:val="00916D3A"/>
    <w:rsid w:val="0091720C"/>
    <w:rsid w:val="00921AED"/>
    <w:rsid w:val="00922AD7"/>
    <w:rsid w:val="00922BFE"/>
    <w:rsid w:val="00924EB4"/>
    <w:rsid w:val="00925E34"/>
    <w:rsid w:val="00926733"/>
    <w:rsid w:val="009273FC"/>
    <w:rsid w:val="009304D3"/>
    <w:rsid w:val="00936518"/>
    <w:rsid w:val="009368F6"/>
    <w:rsid w:val="00936941"/>
    <w:rsid w:val="009369C3"/>
    <w:rsid w:val="00936D19"/>
    <w:rsid w:val="009404D0"/>
    <w:rsid w:val="009413AB"/>
    <w:rsid w:val="009413F6"/>
    <w:rsid w:val="0094190E"/>
    <w:rsid w:val="00943750"/>
    <w:rsid w:val="00943881"/>
    <w:rsid w:val="00945172"/>
    <w:rsid w:val="00945F8C"/>
    <w:rsid w:val="0094639A"/>
    <w:rsid w:val="00947D7E"/>
    <w:rsid w:val="009503EB"/>
    <w:rsid w:val="0095050A"/>
    <w:rsid w:val="0095089D"/>
    <w:rsid w:val="0095181C"/>
    <w:rsid w:val="009519D2"/>
    <w:rsid w:val="00951D93"/>
    <w:rsid w:val="009525E0"/>
    <w:rsid w:val="00954208"/>
    <w:rsid w:val="00954406"/>
    <w:rsid w:val="00954EEB"/>
    <w:rsid w:val="00955457"/>
    <w:rsid w:val="0095618E"/>
    <w:rsid w:val="00960168"/>
    <w:rsid w:val="009611BF"/>
    <w:rsid w:val="00961C00"/>
    <w:rsid w:val="009631D0"/>
    <w:rsid w:val="00963884"/>
    <w:rsid w:val="00966E85"/>
    <w:rsid w:val="00970079"/>
    <w:rsid w:val="0097239E"/>
    <w:rsid w:val="00972588"/>
    <w:rsid w:val="00972D51"/>
    <w:rsid w:val="0097377F"/>
    <w:rsid w:val="00973C84"/>
    <w:rsid w:val="00973E7A"/>
    <w:rsid w:val="00974503"/>
    <w:rsid w:val="00976429"/>
    <w:rsid w:val="0097711F"/>
    <w:rsid w:val="00977179"/>
    <w:rsid w:val="00977ECB"/>
    <w:rsid w:val="009836B4"/>
    <w:rsid w:val="009839F7"/>
    <w:rsid w:val="00984D66"/>
    <w:rsid w:val="00985BD6"/>
    <w:rsid w:val="00986BFE"/>
    <w:rsid w:val="00986EBF"/>
    <w:rsid w:val="0098778C"/>
    <w:rsid w:val="0099059F"/>
    <w:rsid w:val="0099140F"/>
    <w:rsid w:val="00991715"/>
    <w:rsid w:val="00991933"/>
    <w:rsid w:val="0099357F"/>
    <w:rsid w:val="00993FF9"/>
    <w:rsid w:val="009942C7"/>
    <w:rsid w:val="0099600C"/>
    <w:rsid w:val="00996060"/>
    <w:rsid w:val="00996540"/>
    <w:rsid w:val="00996A11"/>
    <w:rsid w:val="009A1294"/>
    <w:rsid w:val="009A27E0"/>
    <w:rsid w:val="009A2E3D"/>
    <w:rsid w:val="009A33E4"/>
    <w:rsid w:val="009A3DF8"/>
    <w:rsid w:val="009A4F03"/>
    <w:rsid w:val="009A50D5"/>
    <w:rsid w:val="009A6345"/>
    <w:rsid w:val="009A7542"/>
    <w:rsid w:val="009A7B11"/>
    <w:rsid w:val="009B14BD"/>
    <w:rsid w:val="009B1FFE"/>
    <w:rsid w:val="009B20DA"/>
    <w:rsid w:val="009B33EA"/>
    <w:rsid w:val="009B4708"/>
    <w:rsid w:val="009B55D5"/>
    <w:rsid w:val="009B5C9E"/>
    <w:rsid w:val="009B7EAD"/>
    <w:rsid w:val="009C0014"/>
    <w:rsid w:val="009C133A"/>
    <w:rsid w:val="009C186C"/>
    <w:rsid w:val="009C2BA0"/>
    <w:rsid w:val="009C2D9A"/>
    <w:rsid w:val="009C2F8C"/>
    <w:rsid w:val="009C3E3E"/>
    <w:rsid w:val="009C5924"/>
    <w:rsid w:val="009C5B5A"/>
    <w:rsid w:val="009C6636"/>
    <w:rsid w:val="009C6CC7"/>
    <w:rsid w:val="009C722A"/>
    <w:rsid w:val="009C77FD"/>
    <w:rsid w:val="009D05EC"/>
    <w:rsid w:val="009D2232"/>
    <w:rsid w:val="009D33BE"/>
    <w:rsid w:val="009D471B"/>
    <w:rsid w:val="009D619F"/>
    <w:rsid w:val="009D78B0"/>
    <w:rsid w:val="009D7FC7"/>
    <w:rsid w:val="009E1236"/>
    <w:rsid w:val="009E16FE"/>
    <w:rsid w:val="009E1A4D"/>
    <w:rsid w:val="009E1CA6"/>
    <w:rsid w:val="009E277A"/>
    <w:rsid w:val="009E314A"/>
    <w:rsid w:val="009E4BAE"/>
    <w:rsid w:val="009E4FBB"/>
    <w:rsid w:val="009E5631"/>
    <w:rsid w:val="009E596F"/>
    <w:rsid w:val="009E5DE8"/>
    <w:rsid w:val="009E66FE"/>
    <w:rsid w:val="009E6D69"/>
    <w:rsid w:val="009E6E3A"/>
    <w:rsid w:val="009E78F9"/>
    <w:rsid w:val="009F00D0"/>
    <w:rsid w:val="009F336D"/>
    <w:rsid w:val="009F538D"/>
    <w:rsid w:val="009F6B41"/>
    <w:rsid w:val="009F6BF5"/>
    <w:rsid w:val="009F76F1"/>
    <w:rsid w:val="009F795A"/>
    <w:rsid w:val="00A002E7"/>
    <w:rsid w:val="00A03949"/>
    <w:rsid w:val="00A05B49"/>
    <w:rsid w:val="00A05D5F"/>
    <w:rsid w:val="00A06293"/>
    <w:rsid w:val="00A079D0"/>
    <w:rsid w:val="00A10468"/>
    <w:rsid w:val="00A1165A"/>
    <w:rsid w:val="00A124E9"/>
    <w:rsid w:val="00A1254B"/>
    <w:rsid w:val="00A1292C"/>
    <w:rsid w:val="00A130DA"/>
    <w:rsid w:val="00A13A74"/>
    <w:rsid w:val="00A14B6B"/>
    <w:rsid w:val="00A14FF2"/>
    <w:rsid w:val="00A165A4"/>
    <w:rsid w:val="00A2101B"/>
    <w:rsid w:val="00A21171"/>
    <w:rsid w:val="00A21EE0"/>
    <w:rsid w:val="00A247A1"/>
    <w:rsid w:val="00A255B9"/>
    <w:rsid w:val="00A26322"/>
    <w:rsid w:val="00A27299"/>
    <w:rsid w:val="00A27404"/>
    <w:rsid w:val="00A30337"/>
    <w:rsid w:val="00A303F6"/>
    <w:rsid w:val="00A32C97"/>
    <w:rsid w:val="00A3394B"/>
    <w:rsid w:val="00A33C23"/>
    <w:rsid w:val="00A346D1"/>
    <w:rsid w:val="00A35B75"/>
    <w:rsid w:val="00A35B77"/>
    <w:rsid w:val="00A36618"/>
    <w:rsid w:val="00A36E5F"/>
    <w:rsid w:val="00A370E2"/>
    <w:rsid w:val="00A37DC3"/>
    <w:rsid w:val="00A37F1A"/>
    <w:rsid w:val="00A43FC9"/>
    <w:rsid w:val="00A44D76"/>
    <w:rsid w:val="00A4552F"/>
    <w:rsid w:val="00A46DBD"/>
    <w:rsid w:val="00A47881"/>
    <w:rsid w:val="00A47DE6"/>
    <w:rsid w:val="00A50146"/>
    <w:rsid w:val="00A5069D"/>
    <w:rsid w:val="00A515BF"/>
    <w:rsid w:val="00A517AA"/>
    <w:rsid w:val="00A52C72"/>
    <w:rsid w:val="00A53CD0"/>
    <w:rsid w:val="00A56EC4"/>
    <w:rsid w:val="00A56F6F"/>
    <w:rsid w:val="00A57F1D"/>
    <w:rsid w:val="00A603D0"/>
    <w:rsid w:val="00A60D13"/>
    <w:rsid w:val="00A624EF"/>
    <w:rsid w:val="00A63390"/>
    <w:rsid w:val="00A65F2C"/>
    <w:rsid w:val="00A6648D"/>
    <w:rsid w:val="00A66BBA"/>
    <w:rsid w:val="00A66DAB"/>
    <w:rsid w:val="00A66EF8"/>
    <w:rsid w:val="00A677FB"/>
    <w:rsid w:val="00A67C82"/>
    <w:rsid w:val="00A704F1"/>
    <w:rsid w:val="00A72691"/>
    <w:rsid w:val="00A72984"/>
    <w:rsid w:val="00A73054"/>
    <w:rsid w:val="00A739CA"/>
    <w:rsid w:val="00A759AB"/>
    <w:rsid w:val="00A7783B"/>
    <w:rsid w:val="00A77952"/>
    <w:rsid w:val="00A80447"/>
    <w:rsid w:val="00A8056B"/>
    <w:rsid w:val="00A80802"/>
    <w:rsid w:val="00A80F6C"/>
    <w:rsid w:val="00A819E0"/>
    <w:rsid w:val="00A81A35"/>
    <w:rsid w:val="00A81D11"/>
    <w:rsid w:val="00A81EB5"/>
    <w:rsid w:val="00A82240"/>
    <w:rsid w:val="00A82EB3"/>
    <w:rsid w:val="00A830A8"/>
    <w:rsid w:val="00A839E9"/>
    <w:rsid w:val="00A843CA"/>
    <w:rsid w:val="00A86693"/>
    <w:rsid w:val="00A8738A"/>
    <w:rsid w:val="00A876AE"/>
    <w:rsid w:val="00A90925"/>
    <w:rsid w:val="00A90D12"/>
    <w:rsid w:val="00A90EE4"/>
    <w:rsid w:val="00A92400"/>
    <w:rsid w:val="00A94079"/>
    <w:rsid w:val="00AA0034"/>
    <w:rsid w:val="00AA0DB9"/>
    <w:rsid w:val="00AA1B9B"/>
    <w:rsid w:val="00AA1CE5"/>
    <w:rsid w:val="00AA1E6A"/>
    <w:rsid w:val="00AA435C"/>
    <w:rsid w:val="00AA5A03"/>
    <w:rsid w:val="00AA7AB5"/>
    <w:rsid w:val="00AB08A8"/>
    <w:rsid w:val="00AB14CA"/>
    <w:rsid w:val="00AB16EF"/>
    <w:rsid w:val="00AB1A33"/>
    <w:rsid w:val="00AB2807"/>
    <w:rsid w:val="00AB40DE"/>
    <w:rsid w:val="00AB46B7"/>
    <w:rsid w:val="00AB53CE"/>
    <w:rsid w:val="00AB5EAE"/>
    <w:rsid w:val="00AB6108"/>
    <w:rsid w:val="00AB7374"/>
    <w:rsid w:val="00AC0D20"/>
    <w:rsid w:val="00AC31A9"/>
    <w:rsid w:val="00AC3D5E"/>
    <w:rsid w:val="00AC3ED5"/>
    <w:rsid w:val="00AC4C37"/>
    <w:rsid w:val="00AC4C92"/>
    <w:rsid w:val="00AC4E3C"/>
    <w:rsid w:val="00AC6110"/>
    <w:rsid w:val="00AC6B0C"/>
    <w:rsid w:val="00AC6E25"/>
    <w:rsid w:val="00AC6FBC"/>
    <w:rsid w:val="00AC75AE"/>
    <w:rsid w:val="00AD2040"/>
    <w:rsid w:val="00AD4471"/>
    <w:rsid w:val="00AD7159"/>
    <w:rsid w:val="00AD75C9"/>
    <w:rsid w:val="00AD7812"/>
    <w:rsid w:val="00AD7A01"/>
    <w:rsid w:val="00AE06C0"/>
    <w:rsid w:val="00AE1997"/>
    <w:rsid w:val="00AE215D"/>
    <w:rsid w:val="00AE22E6"/>
    <w:rsid w:val="00AE3253"/>
    <w:rsid w:val="00AE394B"/>
    <w:rsid w:val="00AE3965"/>
    <w:rsid w:val="00AE5C38"/>
    <w:rsid w:val="00AE62C7"/>
    <w:rsid w:val="00AE6C78"/>
    <w:rsid w:val="00AE7136"/>
    <w:rsid w:val="00AF08DB"/>
    <w:rsid w:val="00AF112B"/>
    <w:rsid w:val="00AF2E02"/>
    <w:rsid w:val="00AF40AD"/>
    <w:rsid w:val="00AF4D83"/>
    <w:rsid w:val="00AF5E38"/>
    <w:rsid w:val="00AF6DCC"/>
    <w:rsid w:val="00B00417"/>
    <w:rsid w:val="00B019A8"/>
    <w:rsid w:val="00B0442B"/>
    <w:rsid w:val="00B0528B"/>
    <w:rsid w:val="00B05DC9"/>
    <w:rsid w:val="00B05EE0"/>
    <w:rsid w:val="00B06A80"/>
    <w:rsid w:val="00B07674"/>
    <w:rsid w:val="00B07B5D"/>
    <w:rsid w:val="00B11958"/>
    <w:rsid w:val="00B13549"/>
    <w:rsid w:val="00B135EA"/>
    <w:rsid w:val="00B1519A"/>
    <w:rsid w:val="00B1557E"/>
    <w:rsid w:val="00B177F9"/>
    <w:rsid w:val="00B203BA"/>
    <w:rsid w:val="00B2042F"/>
    <w:rsid w:val="00B222AA"/>
    <w:rsid w:val="00B23605"/>
    <w:rsid w:val="00B24564"/>
    <w:rsid w:val="00B26267"/>
    <w:rsid w:val="00B26E10"/>
    <w:rsid w:val="00B276D5"/>
    <w:rsid w:val="00B2779B"/>
    <w:rsid w:val="00B3021D"/>
    <w:rsid w:val="00B31137"/>
    <w:rsid w:val="00B31712"/>
    <w:rsid w:val="00B31FAE"/>
    <w:rsid w:val="00B32E9F"/>
    <w:rsid w:val="00B33477"/>
    <w:rsid w:val="00B352B3"/>
    <w:rsid w:val="00B353E5"/>
    <w:rsid w:val="00B366D0"/>
    <w:rsid w:val="00B36822"/>
    <w:rsid w:val="00B37905"/>
    <w:rsid w:val="00B37D5A"/>
    <w:rsid w:val="00B41EE2"/>
    <w:rsid w:val="00B44970"/>
    <w:rsid w:val="00B44F57"/>
    <w:rsid w:val="00B4632B"/>
    <w:rsid w:val="00B46D72"/>
    <w:rsid w:val="00B50ACE"/>
    <w:rsid w:val="00B51F9E"/>
    <w:rsid w:val="00B52065"/>
    <w:rsid w:val="00B52F78"/>
    <w:rsid w:val="00B5321A"/>
    <w:rsid w:val="00B5462F"/>
    <w:rsid w:val="00B5483A"/>
    <w:rsid w:val="00B549FC"/>
    <w:rsid w:val="00B563FC"/>
    <w:rsid w:val="00B57D65"/>
    <w:rsid w:val="00B57D70"/>
    <w:rsid w:val="00B6232A"/>
    <w:rsid w:val="00B6349F"/>
    <w:rsid w:val="00B6395B"/>
    <w:rsid w:val="00B64575"/>
    <w:rsid w:val="00B64A21"/>
    <w:rsid w:val="00B655E1"/>
    <w:rsid w:val="00B66772"/>
    <w:rsid w:val="00B67980"/>
    <w:rsid w:val="00B70346"/>
    <w:rsid w:val="00B70C17"/>
    <w:rsid w:val="00B70F99"/>
    <w:rsid w:val="00B71556"/>
    <w:rsid w:val="00B7174C"/>
    <w:rsid w:val="00B72108"/>
    <w:rsid w:val="00B72702"/>
    <w:rsid w:val="00B74591"/>
    <w:rsid w:val="00B74A56"/>
    <w:rsid w:val="00B75C14"/>
    <w:rsid w:val="00B779EF"/>
    <w:rsid w:val="00B77A1F"/>
    <w:rsid w:val="00B8051F"/>
    <w:rsid w:val="00B81060"/>
    <w:rsid w:val="00B8109E"/>
    <w:rsid w:val="00B81271"/>
    <w:rsid w:val="00B818E4"/>
    <w:rsid w:val="00B81C3B"/>
    <w:rsid w:val="00B81D67"/>
    <w:rsid w:val="00B8255D"/>
    <w:rsid w:val="00B83F79"/>
    <w:rsid w:val="00B83FC5"/>
    <w:rsid w:val="00B841DA"/>
    <w:rsid w:val="00B8676F"/>
    <w:rsid w:val="00B8756A"/>
    <w:rsid w:val="00B879DD"/>
    <w:rsid w:val="00B90898"/>
    <w:rsid w:val="00B93B90"/>
    <w:rsid w:val="00B95004"/>
    <w:rsid w:val="00B95271"/>
    <w:rsid w:val="00B9556B"/>
    <w:rsid w:val="00B9623C"/>
    <w:rsid w:val="00B96314"/>
    <w:rsid w:val="00B96BD6"/>
    <w:rsid w:val="00B977A2"/>
    <w:rsid w:val="00BA050E"/>
    <w:rsid w:val="00BA2DFD"/>
    <w:rsid w:val="00BA49A8"/>
    <w:rsid w:val="00BA4B6A"/>
    <w:rsid w:val="00BA5D42"/>
    <w:rsid w:val="00BB04AC"/>
    <w:rsid w:val="00BB04AE"/>
    <w:rsid w:val="00BB051E"/>
    <w:rsid w:val="00BB08E0"/>
    <w:rsid w:val="00BB1205"/>
    <w:rsid w:val="00BB16AC"/>
    <w:rsid w:val="00BB285E"/>
    <w:rsid w:val="00BB2E05"/>
    <w:rsid w:val="00BB2EBC"/>
    <w:rsid w:val="00BB4D47"/>
    <w:rsid w:val="00BB58CF"/>
    <w:rsid w:val="00BB58E8"/>
    <w:rsid w:val="00BB5D65"/>
    <w:rsid w:val="00BB70E5"/>
    <w:rsid w:val="00BC068B"/>
    <w:rsid w:val="00BC1B9C"/>
    <w:rsid w:val="00BC2E91"/>
    <w:rsid w:val="00BC302E"/>
    <w:rsid w:val="00BC4CB6"/>
    <w:rsid w:val="00BC51D4"/>
    <w:rsid w:val="00BC7FCA"/>
    <w:rsid w:val="00BD0636"/>
    <w:rsid w:val="00BD07D2"/>
    <w:rsid w:val="00BD0E87"/>
    <w:rsid w:val="00BD1C6E"/>
    <w:rsid w:val="00BD2121"/>
    <w:rsid w:val="00BD2171"/>
    <w:rsid w:val="00BD46E9"/>
    <w:rsid w:val="00BD7FDD"/>
    <w:rsid w:val="00BE01C1"/>
    <w:rsid w:val="00BE0F11"/>
    <w:rsid w:val="00BE1528"/>
    <w:rsid w:val="00BE2A31"/>
    <w:rsid w:val="00BE3062"/>
    <w:rsid w:val="00BE3E3F"/>
    <w:rsid w:val="00BE50FB"/>
    <w:rsid w:val="00BE54C1"/>
    <w:rsid w:val="00BE56CD"/>
    <w:rsid w:val="00BE654D"/>
    <w:rsid w:val="00BE6630"/>
    <w:rsid w:val="00BE66F1"/>
    <w:rsid w:val="00BE6F48"/>
    <w:rsid w:val="00BE709F"/>
    <w:rsid w:val="00BE7439"/>
    <w:rsid w:val="00BE7C16"/>
    <w:rsid w:val="00BF0778"/>
    <w:rsid w:val="00BF0C2A"/>
    <w:rsid w:val="00BF18B0"/>
    <w:rsid w:val="00BF1BF4"/>
    <w:rsid w:val="00BF2283"/>
    <w:rsid w:val="00BF55EE"/>
    <w:rsid w:val="00BF5995"/>
    <w:rsid w:val="00BF6207"/>
    <w:rsid w:val="00BF63F4"/>
    <w:rsid w:val="00BF7704"/>
    <w:rsid w:val="00BF7D6E"/>
    <w:rsid w:val="00C00FC3"/>
    <w:rsid w:val="00C01286"/>
    <w:rsid w:val="00C03BD6"/>
    <w:rsid w:val="00C043DB"/>
    <w:rsid w:val="00C046A4"/>
    <w:rsid w:val="00C054AA"/>
    <w:rsid w:val="00C0583C"/>
    <w:rsid w:val="00C05EC9"/>
    <w:rsid w:val="00C06775"/>
    <w:rsid w:val="00C06BAB"/>
    <w:rsid w:val="00C102F7"/>
    <w:rsid w:val="00C10C9D"/>
    <w:rsid w:val="00C11A8D"/>
    <w:rsid w:val="00C1289D"/>
    <w:rsid w:val="00C13475"/>
    <w:rsid w:val="00C13CA8"/>
    <w:rsid w:val="00C1504C"/>
    <w:rsid w:val="00C166E1"/>
    <w:rsid w:val="00C176E0"/>
    <w:rsid w:val="00C17D15"/>
    <w:rsid w:val="00C2072C"/>
    <w:rsid w:val="00C20BBB"/>
    <w:rsid w:val="00C23161"/>
    <w:rsid w:val="00C23555"/>
    <w:rsid w:val="00C23892"/>
    <w:rsid w:val="00C23BFE"/>
    <w:rsid w:val="00C24CFD"/>
    <w:rsid w:val="00C255CD"/>
    <w:rsid w:val="00C301A0"/>
    <w:rsid w:val="00C30609"/>
    <w:rsid w:val="00C336DF"/>
    <w:rsid w:val="00C33C8D"/>
    <w:rsid w:val="00C34A32"/>
    <w:rsid w:val="00C34BE9"/>
    <w:rsid w:val="00C352E8"/>
    <w:rsid w:val="00C362AB"/>
    <w:rsid w:val="00C37221"/>
    <w:rsid w:val="00C37C09"/>
    <w:rsid w:val="00C41B23"/>
    <w:rsid w:val="00C426FC"/>
    <w:rsid w:val="00C42D45"/>
    <w:rsid w:val="00C43998"/>
    <w:rsid w:val="00C440F7"/>
    <w:rsid w:val="00C4681A"/>
    <w:rsid w:val="00C471B0"/>
    <w:rsid w:val="00C47E19"/>
    <w:rsid w:val="00C47F9E"/>
    <w:rsid w:val="00C500BC"/>
    <w:rsid w:val="00C50305"/>
    <w:rsid w:val="00C539CB"/>
    <w:rsid w:val="00C54785"/>
    <w:rsid w:val="00C54CCD"/>
    <w:rsid w:val="00C54EDA"/>
    <w:rsid w:val="00C56706"/>
    <w:rsid w:val="00C56D4D"/>
    <w:rsid w:val="00C57039"/>
    <w:rsid w:val="00C6064B"/>
    <w:rsid w:val="00C60E4A"/>
    <w:rsid w:val="00C611C4"/>
    <w:rsid w:val="00C617B6"/>
    <w:rsid w:val="00C61850"/>
    <w:rsid w:val="00C62D23"/>
    <w:rsid w:val="00C63471"/>
    <w:rsid w:val="00C63ABF"/>
    <w:rsid w:val="00C643CF"/>
    <w:rsid w:val="00C649C7"/>
    <w:rsid w:val="00C65014"/>
    <w:rsid w:val="00C65356"/>
    <w:rsid w:val="00C66434"/>
    <w:rsid w:val="00C66490"/>
    <w:rsid w:val="00C67143"/>
    <w:rsid w:val="00C67382"/>
    <w:rsid w:val="00C67472"/>
    <w:rsid w:val="00C67B1C"/>
    <w:rsid w:val="00C704E3"/>
    <w:rsid w:val="00C705F7"/>
    <w:rsid w:val="00C70AF8"/>
    <w:rsid w:val="00C70EC2"/>
    <w:rsid w:val="00C70F3C"/>
    <w:rsid w:val="00C72155"/>
    <w:rsid w:val="00C722E6"/>
    <w:rsid w:val="00C7257F"/>
    <w:rsid w:val="00C74568"/>
    <w:rsid w:val="00C75AA7"/>
    <w:rsid w:val="00C75E78"/>
    <w:rsid w:val="00C766A3"/>
    <w:rsid w:val="00C8068A"/>
    <w:rsid w:val="00C80D08"/>
    <w:rsid w:val="00C81D20"/>
    <w:rsid w:val="00C825B3"/>
    <w:rsid w:val="00C826F0"/>
    <w:rsid w:val="00C83FD4"/>
    <w:rsid w:val="00C845CE"/>
    <w:rsid w:val="00C84E36"/>
    <w:rsid w:val="00C860A5"/>
    <w:rsid w:val="00C87E44"/>
    <w:rsid w:val="00C902DB"/>
    <w:rsid w:val="00C90D0E"/>
    <w:rsid w:val="00C90D37"/>
    <w:rsid w:val="00C92697"/>
    <w:rsid w:val="00C93038"/>
    <w:rsid w:val="00C93391"/>
    <w:rsid w:val="00C93EC8"/>
    <w:rsid w:val="00C94098"/>
    <w:rsid w:val="00C953B2"/>
    <w:rsid w:val="00C96818"/>
    <w:rsid w:val="00C97D13"/>
    <w:rsid w:val="00CA0680"/>
    <w:rsid w:val="00CA2017"/>
    <w:rsid w:val="00CA7A11"/>
    <w:rsid w:val="00CB1335"/>
    <w:rsid w:val="00CB176A"/>
    <w:rsid w:val="00CB17D0"/>
    <w:rsid w:val="00CB2F33"/>
    <w:rsid w:val="00CB5BDC"/>
    <w:rsid w:val="00CB6EB8"/>
    <w:rsid w:val="00CB7CE5"/>
    <w:rsid w:val="00CB7DE7"/>
    <w:rsid w:val="00CC0017"/>
    <w:rsid w:val="00CC1271"/>
    <w:rsid w:val="00CC20E9"/>
    <w:rsid w:val="00CC2824"/>
    <w:rsid w:val="00CC486A"/>
    <w:rsid w:val="00CC575A"/>
    <w:rsid w:val="00CC68FD"/>
    <w:rsid w:val="00CC6C47"/>
    <w:rsid w:val="00CC6F79"/>
    <w:rsid w:val="00CD0BE3"/>
    <w:rsid w:val="00CD1D15"/>
    <w:rsid w:val="00CD2281"/>
    <w:rsid w:val="00CD2777"/>
    <w:rsid w:val="00CD29A9"/>
    <w:rsid w:val="00CD4279"/>
    <w:rsid w:val="00CD44C4"/>
    <w:rsid w:val="00CD57B5"/>
    <w:rsid w:val="00CD5A41"/>
    <w:rsid w:val="00CD5E1B"/>
    <w:rsid w:val="00CD7C1D"/>
    <w:rsid w:val="00CE03C7"/>
    <w:rsid w:val="00CE10F5"/>
    <w:rsid w:val="00CE444A"/>
    <w:rsid w:val="00CE4A43"/>
    <w:rsid w:val="00CE50B2"/>
    <w:rsid w:val="00CE534A"/>
    <w:rsid w:val="00CE5BCC"/>
    <w:rsid w:val="00CE650B"/>
    <w:rsid w:val="00CF0EBF"/>
    <w:rsid w:val="00CF1257"/>
    <w:rsid w:val="00CF14EC"/>
    <w:rsid w:val="00CF20C3"/>
    <w:rsid w:val="00CF229C"/>
    <w:rsid w:val="00CF2642"/>
    <w:rsid w:val="00CF330F"/>
    <w:rsid w:val="00CF4345"/>
    <w:rsid w:val="00CF45C7"/>
    <w:rsid w:val="00CF5BA5"/>
    <w:rsid w:val="00CF6543"/>
    <w:rsid w:val="00CF6EF7"/>
    <w:rsid w:val="00CF7302"/>
    <w:rsid w:val="00CF7C38"/>
    <w:rsid w:val="00D00C85"/>
    <w:rsid w:val="00D00F34"/>
    <w:rsid w:val="00D01696"/>
    <w:rsid w:val="00D01AD2"/>
    <w:rsid w:val="00D02749"/>
    <w:rsid w:val="00D02DF1"/>
    <w:rsid w:val="00D03E42"/>
    <w:rsid w:val="00D049A3"/>
    <w:rsid w:val="00D068ED"/>
    <w:rsid w:val="00D07820"/>
    <w:rsid w:val="00D07D1C"/>
    <w:rsid w:val="00D10E75"/>
    <w:rsid w:val="00D1113C"/>
    <w:rsid w:val="00D117FE"/>
    <w:rsid w:val="00D11B56"/>
    <w:rsid w:val="00D12C13"/>
    <w:rsid w:val="00D1488D"/>
    <w:rsid w:val="00D159E7"/>
    <w:rsid w:val="00D15A83"/>
    <w:rsid w:val="00D15DD4"/>
    <w:rsid w:val="00D15DE1"/>
    <w:rsid w:val="00D1733F"/>
    <w:rsid w:val="00D17A58"/>
    <w:rsid w:val="00D20038"/>
    <w:rsid w:val="00D200E5"/>
    <w:rsid w:val="00D21DCB"/>
    <w:rsid w:val="00D22552"/>
    <w:rsid w:val="00D228C3"/>
    <w:rsid w:val="00D2307E"/>
    <w:rsid w:val="00D232AC"/>
    <w:rsid w:val="00D234B6"/>
    <w:rsid w:val="00D24C3C"/>
    <w:rsid w:val="00D26BE2"/>
    <w:rsid w:val="00D27677"/>
    <w:rsid w:val="00D30A60"/>
    <w:rsid w:val="00D317B0"/>
    <w:rsid w:val="00D31F0E"/>
    <w:rsid w:val="00D326F2"/>
    <w:rsid w:val="00D3317F"/>
    <w:rsid w:val="00D33304"/>
    <w:rsid w:val="00D33FA4"/>
    <w:rsid w:val="00D34840"/>
    <w:rsid w:val="00D36385"/>
    <w:rsid w:val="00D36E03"/>
    <w:rsid w:val="00D405E3"/>
    <w:rsid w:val="00D40836"/>
    <w:rsid w:val="00D411B9"/>
    <w:rsid w:val="00D41A79"/>
    <w:rsid w:val="00D42193"/>
    <w:rsid w:val="00D42D85"/>
    <w:rsid w:val="00D434BB"/>
    <w:rsid w:val="00D43CCC"/>
    <w:rsid w:val="00D43D18"/>
    <w:rsid w:val="00D456EA"/>
    <w:rsid w:val="00D474A2"/>
    <w:rsid w:val="00D47F8D"/>
    <w:rsid w:val="00D50992"/>
    <w:rsid w:val="00D51F7A"/>
    <w:rsid w:val="00D52089"/>
    <w:rsid w:val="00D52654"/>
    <w:rsid w:val="00D53A9B"/>
    <w:rsid w:val="00D5434C"/>
    <w:rsid w:val="00D55FAB"/>
    <w:rsid w:val="00D560D0"/>
    <w:rsid w:val="00D56824"/>
    <w:rsid w:val="00D5685F"/>
    <w:rsid w:val="00D57552"/>
    <w:rsid w:val="00D603CE"/>
    <w:rsid w:val="00D60A43"/>
    <w:rsid w:val="00D62173"/>
    <w:rsid w:val="00D62983"/>
    <w:rsid w:val="00D63185"/>
    <w:rsid w:val="00D633CA"/>
    <w:rsid w:val="00D64157"/>
    <w:rsid w:val="00D64302"/>
    <w:rsid w:val="00D6598F"/>
    <w:rsid w:val="00D66E91"/>
    <w:rsid w:val="00D709C2"/>
    <w:rsid w:val="00D7288B"/>
    <w:rsid w:val="00D73DB8"/>
    <w:rsid w:val="00D73DFC"/>
    <w:rsid w:val="00D755CD"/>
    <w:rsid w:val="00D75C85"/>
    <w:rsid w:val="00D8029B"/>
    <w:rsid w:val="00D8061F"/>
    <w:rsid w:val="00D80BCC"/>
    <w:rsid w:val="00D80D7C"/>
    <w:rsid w:val="00D82781"/>
    <w:rsid w:val="00D82BB2"/>
    <w:rsid w:val="00D8364C"/>
    <w:rsid w:val="00D83AAD"/>
    <w:rsid w:val="00D83C91"/>
    <w:rsid w:val="00D84798"/>
    <w:rsid w:val="00D85593"/>
    <w:rsid w:val="00D85D24"/>
    <w:rsid w:val="00D86168"/>
    <w:rsid w:val="00D868A9"/>
    <w:rsid w:val="00D86CAC"/>
    <w:rsid w:val="00D86F98"/>
    <w:rsid w:val="00D87201"/>
    <w:rsid w:val="00D8773F"/>
    <w:rsid w:val="00D87BF9"/>
    <w:rsid w:val="00D90878"/>
    <w:rsid w:val="00D910FB"/>
    <w:rsid w:val="00D918FE"/>
    <w:rsid w:val="00D9252C"/>
    <w:rsid w:val="00D947F7"/>
    <w:rsid w:val="00D94BCC"/>
    <w:rsid w:val="00D95D92"/>
    <w:rsid w:val="00D95F10"/>
    <w:rsid w:val="00DA0A61"/>
    <w:rsid w:val="00DA2B31"/>
    <w:rsid w:val="00DA55F9"/>
    <w:rsid w:val="00DA606F"/>
    <w:rsid w:val="00DA6669"/>
    <w:rsid w:val="00DA6973"/>
    <w:rsid w:val="00DA7FCF"/>
    <w:rsid w:val="00DB15DD"/>
    <w:rsid w:val="00DB1F35"/>
    <w:rsid w:val="00DB45AA"/>
    <w:rsid w:val="00DC0CB9"/>
    <w:rsid w:val="00DC141E"/>
    <w:rsid w:val="00DC3701"/>
    <w:rsid w:val="00DC3BB7"/>
    <w:rsid w:val="00DC502E"/>
    <w:rsid w:val="00DC5F0E"/>
    <w:rsid w:val="00DC6DC1"/>
    <w:rsid w:val="00DC728C"/>
    <w:rsid w:val="00DC734A"/>
    <w:rsid w:val="00DD0394"/>
    <w:rsid w:val="00DD18D6"/>
    <w:rsid w:val="00DD1A79"/>
    <w:rsid w:val="00DD386A"/>
    <w:rsid w:val="00DD419A"/>
    <w:rsid w:val="00DD672C"/>
    <w:rsid w:val="00DD683B"/>
    <w:rsid w:val="00DD71E6"/>
    <w:rsid w:val="00DE226F"/>
    <w:rsid w:val="00DE22FB"/>
    <w:rsid w:val="00DE42B8"/>
    <w:rsid w:val="00DE4BCA"/>
    <w:rsid w:val="00DE58BA"/>
    <w:rsid w:val="00DE6C4D"/>
    <w:rsid w:val="00DE7568"/>
    <w:rsid w:val="00DE78B1"/>
    <w:rsid w:val="00DE7A56"/>
    <w:rsid w:val="00DF0888"/>
    <w:rsid w:val="00DF0F06"/>
    <w:rsid w:val="00DF2735"/>
    <w:rsid w:val="00DF319C"/>
    <w:rsid w:val="00DF33BB"/>
    <w:rsid w:val="00DF4091"/>
    <w:rsid w:val="00DF4A26"/>
    <w:rsid w:val="00DF6015"/>
    <w:rsid w:val="00DF69C8"/>
    <w:rsid w:val="00E00A36"/>
    <w:rsid w:val="00E02800"/>
    <w:rsid w:val="00E032DC"/>
    <w:rsid w:val="00E0372B"/>
    <w:rsid w:val="00E04D76"/>
    <w:rsid w:val="00E065B3"/>
    <w:rsid w:val="00E06D70"/>
    <w:rsid w:val="00E0754C"/>
    <w:rsid w:val="00E10F3F"/>
    <w:rsid w:val="00E11C27"/>
    <w:rsid w:val="00E14DC3"/>
    <w:rsid w:val="00E150FB"/>
    <w:rsid w:val="00E15687"/>
    <w:rsid w:val="00E15A01"/>
    <w:rsid w:val="00E16DB6"/>
    <w:rsid w:val="00E17113"/>
    <w:rsid w:val="00E171B0"/>
    <w:rsid w:val="00E17E7D"/>
    <w:rsid w:val="00E2007B"/>
    <w:rsid w:val="00E203EB"/>
    <w:rsid w:val="00E204CB"/>
    <w:rsid w:val="00E21CE8"/>
    <w:rsid w:val="00E226E8"/>
    <w:rsid w:val="00E22F76"/>
    <w:rsid w:val="00E24E3E"/>
    <w:rsid w:val="00E255DA"/>
    <w:rsid w:val="00E25678"/>
    <w:rsid w:val="00E2588E"/>
    <w:rsid w:val="00E25BA4"/>
    <w:rsid w:val="00E26BF3"/>
    <w:rsid w:val="00E272EC"/>
    <w:rsid w:val="00E31602"/>
    <w:rsid w:val="00E33530"/>
    <w:rsid w:val="00E369CE"/>
    <w:rsid w:val="00E36F91"/>
    <w:rsid w:val="00E37968"/>
    <w:rsid w:val="00E40044"/>
    <w:rsid w:val="00E40958"/>
    <w:rsid w:val="00E40E11"/>
    <w:rsid w:val="00E44994"/>
    <w:rsid w:val="00E45786"/>
    <w:rsid w:val="00E4589A"/>
    <w:rsid w:val="00E45BDA"/>
    <w:rsid w:val="00E4764E"/>
    <w:rsid w:val="00E50831"/>
    <w:rsid w:val="00E51100"/>
    <w:rsid w:val="00E52E61"/>
    <w:rsid w:val="00E52FE9"/>
    <w:rsid w:val="00E537FF"/>
    <w:rsid w:val="00E543EF"/>
    <w:rsid w:val="00E546CD"/>
    <w:rsid w:val="00E56D95"/>
    <w:rsid w:val="00E6025D"/>
    <w:rsid w:val="00E60517"/>
    <w:rsid w:val="00E60F2F"/>
    <w:rsid w:val="00E64E42"/>
    <w:rsid w:val="00E66F90"/>
    <w:rsid w:val="00E718FE"/>
    <w:rsid w:val="00E747B2"/>
    <w:rsid w:val="00E75302"/>
    <w:rsid w:val="00E7566D"/>
    <w:rsid w:val="00E77522"/>
    <w:rsid w:val="00E80534"/>
    <w:rsid w:val="00E8066D"/>
    <w:rsid w:val="00E80C88"/>
    <w:rsid w:val="00E81CB5"/>
    <w:rsid w:val="00E83D26"/>
    <w:rsid w:val="00E8641E"/>
    <w:rsid w:val="00E87382"/>
    <w:rsid w:val="00E873A1"/>
    <w:rsid w:val="00E901C5"/>
    <w:rsid w:val="00E913BC"/>
    <w:rsid w:val="00E9165E"/>
    <w:rsid w:val="00E93E04"/>
    <w:rsid w:val="00E94443"/>
    <w:rsid w:val="00EA1AAD"/>
    <w:rsid w:val="00EA2CB9"/>
    <w:rsid w:val="00EA4D67"/>
    <w:rsid w:val="00EA5BF3"/>
    <w:rsid w:val="00EA5F85"/>
    <w:rsid w:val="00EA6434"/>
    <w:rsid w:val="00EA7819"/>
    <w:rsid w:val="00EA7B1C"/>
    <w:rsid w:val="00EB1640"/>
    <w:rsid w:val="00EB16B4"/>
    <w:rsid w:val="00EB1729"/>
    <w:rsid w:val="00EB589B"/>
    <w:rsid w:val="00EB6A15"/>
    <w:rsid w:val="00EB6C23"/>
    <w:rsid w:val="00EB77A1"/>
    <w:rsid w:val="00EB7ED4"/>
    <w:rsid w:val="00EC0091"/>
    <w:rsid w:val="00EC052F"/>
    <w:rsid w:val="00EC2193"/>
    <w:rsid w:val="00EC390D"/>
    <w:rsid w:val="00EC469A"/>
    <w:rsid w:val="00EC4BE7"/>
    <w:rsid w:val="00EC50B4"/>
    <w:rsid w:val="00EC5162"/>
    <w:rsid w:val="00EC5243"/>
    <w:rsid w:val="00EC6285"/>
    <w:rsid w:val="00EC7B3A"/>
    <w:rsid w:val="00ED00AA"/>
    <w:rsid w:val="00ED0F2D"/>
    <w:rsid w:val="00ED1AEB"/>
    <w:rsid w:val="00ED1EC9"/>
    <w:rsid w:val="00ED2955"/>
    <w:rsid w:val="00ED2A19"/>
    <w:rsid w:val="00ED39DE"/>
    <w:rsid w:val="00ED3F7F"/>
    <w:rsid w:val="00ED495F"/>
    <w:rsid w:val="00ED5181"/>
    <w:rsid w:val="00ED7479"/>
    <w:rsid w:val="00ED7E5F"/>
    <w:rsid w:val="00EE008F"/>
    <w:rsid w:val="00EE0103"/>
    <w:rsid w:val="00EE0828"/>
    <w:rsid w:val="00EE10D5"/>
    <w:rsid w:val="00EE169A"/>
    <w:rsid w:val="00EE28B3"/>
    <w:rsid w:val="00EE4ED2"/>
    <w:rsid w:val="00EE4FB5"/>
    <w:rsid w:val="00EE50A0"/>
    <w:rsid w:val="00EE6198"/>
    <w:rsid w:val="00EE6D7E"/>
    <w:rsid w:val="00EF1BDC"/>
    <w:rsid w:val="00EF4047"/>
    <w:rsid w:val="00EF43F8"/>
    <w:rsid w:val="00EF5314"/>
    <w:rsid w:val="00F002D1"/>
    <w:rsid w:val="00F0325B"/>
    <w:rsid w:val="00F032DE"/>
    <w:rsid w:val="00F0661E"/>
    <w:rsid w:val="00F06EC5"/>
    <w:rsid w:val="00F07842"/>
    <w:rsid w:val="00F11B1F"/>
    <w:rsid w:val="00F125E5"/>
    <w:rsid w:val="00F12C50"/>
    <w:rsid w:val="00F13144"/>
    <w:rsid w:val="00F1397E"/>
    <w:rsid w:val="00F149ED"/>
    <w:rsid w:val="00F14A40"/>
    <w:rsid w:val="00F15A09"/>
    <w:rsid w:val="00F16686"/>
    <w:rsid w:val="00F16AA3"/>
    <w:rsid w:val="00F171A6"/>
    <w:rsid w:val="00F1798E"/>
    <w:rsid w:val="00F17AC1"/>
    <w:rsid w:val="00F202CF"/>
    <w:rsid w:val="00F20948"/>
    <w:rsid w:val="00F21303"/>
    <w:rsid w:val="00F21B09"/>
    <w:rsid w:val="00F22D84"/>
    <w:rsid w:val="00F22DAC"/>
    <w:rsid w:val="00F2450E"/>
    <w:rsid w:val="00F24F39"/>
    <w:rsid w:val="00F24F86"/>
    <w:rsid w:val="00F26529"/>
    <w:rsid w:val="00F26E0D"/>
    <w:rsid w:val="00F270CF"/>
    <w:rsid w:val="00F2744B"/>
    <w:rsid w:val="00F276AB"/>
    <w:rsid w:val="00F27C4B"/>
    <w:rsid w:val="00F27CBD"/>
    <w:rsid w:val="00F31710"/>
    <w:rsid w:val="00F32398"/>
    <w:rsid w:val="00F32B1C"/>
    <w:rsid w:val="00F33655"/>
    <w:rsid w:val="00F33BD5"/>
    <w:rsid w:val="00F33F7D"/>
    <w:rsid w:val="00F341C0"/>
    <w:rsid w:val="00F34D08"/>
    <w:rsid w:val="00F359A7"/>
    <w:rsid w:val="00F37089"/>
    <w:rsid w:val="00F37CAC"/>
    <w:rsid w:val="00F40A5A"/>
    <w:rsid w:val="00F41D05"/>
    <w:rsid w:val="00F42396"/>
    <w:rsid w:val="00F42DB1"/>
    <w:rsid w:val="00F43711"/>
    <w:rsid w:val="00F43A71"/>
    <w:rsid w:val="00F458FA"/>
    <w:rsid w:val="00F45A83"/>
    <w:rsid w:val="00F4675B"/>
    <w:rsid w:val="00F4722C"/>
    <w:rsid w:val="00F50731"/>
    <w:rsid w:val="00F54683"/>
    <w:rsid w:val="00F5514F"/>
    <w:rsid w:val="00F561DC"/>
    <w:rsid w:val="00F57057"/>
    <w:rsid w:val="00F57710"/>
    <w:rsid w:val="00F578A5"/>
    <w:rsid w:val="00F603B3"/>
    <w:rsid w:val="00F60929"/>
    <w:rsid w:val="00F60B4E"/>
    <w:rsid w:val="00F6179A"/>
    <w:rsid w:val="00F619B0"/>
    <w:rsid w:val="00F61B49"/>
    <w:rsid w:val="00F61BAC"/>
    <w:rsid w:val="00F62E1A"/>
    <w:rsid w:val="00F63B60"/>
    <w:rsid w:val="00F6485C"/>
    <w:rsid w:val="00F65073"/>
    <w:rsid w:val="00F655B7"/>
    <w:rsid w:val="00F66F01"/>
    <w:rsid w:val="00F6794A"/>
    <w:rsid w:val="00F711EE"/>
    <w:rsid w:val="00F713B7"/>
    <w:rsid w:val="00F723DD"/>
    <w:rsid w:val="00F72AA6"/>
    <w:rsid w:val="00F7448A"/>
    <w:rsid w:val="00F74CEB"/>
    <w:rsid w:val="00F74D0B"/>
    <w:rsid w:val="00F75119"/>
    <w:rsid w:val="00F76E28"/>
    <w:rsid w:val="00F80985"/>
    <w:rsid w:val="00F81334"/>
    <w:rsid w:val="00F81D87"/>
    <w:rsid w:val="00F81E70"/>
    <w:rsid w:val="00F82A64"/>
    <w:rsid w:val="00F82FDC"/>
    <w:rsid w:val="00F8407D"/>
    <w:rsid w:val="00F8472A"/>
    <w:rsid w:val="00F90968"/>
    <w:rsid w:val="00F90D68"/>
    <w:rsid w:val="00F91FF7"/>
    <w:rsid w:val="00F9276A"/>
    <w:rsid w:val="00F94452"/>
    <w:rsid w:val="00F946DF"/>
    <w:rsid w:val="00F94B6C"/>
    <w:rsid w:val="00F97B90"/>
    <w:rsid w:val="00F97D57"/>
    <w:rsid w:val="00FA0419"/>
    <w:rsid w:val="00FA1833"/>
    <w:rsid w:val="00FA23A5"/>
    <w:rsid w:val="00FA359F"/>
    <w:rsid w:val="00FA4B98"/>
    <w:rsid w:val="00FA763D"/>
    <w:rsid w:val="00FB104C"/>
    <w:rsid w:val="00FB1141"/>
    <w:rsid w:val="00FB184D"/>
    <w:rsid w:val="00FB1DB4"/>
    <w:rsid w:val="00FB1F77"/>
    <w:rsid w:val="00FB40A5"/>
    <w:rsid w:val="00FB7101"/>
    <w:rsid w:val="00FC01FE"/>
    <w:rsid w:val="00FC033A"/>
    <w:rsid w:val="00FC2BC1"/>
    <w:rsid w:val="00FC73F8"/>
    <w:rsid w:val="00FD19A2"/>
    <w:rsid w:val="00FD1CE4"/>
    <w:rsid w:val="00FD26D3"/>
    <w:rsid w:val="00FD2B65"/>
    <w:rsid w:val="00FD33A2"/>
    <w:rsid w:val="00FD5A77"/>
    <w:rsid w:val="00FD6771"/>
    <w:rsid w:val="00FE24A2"/>
    <w:rsid w:val="00FE2EFA"/>
    <w:rsid w:val="00FE334B"/>
    <w:rsid w:val="00FE463C"/>
    <w:rsid w:val="00FE547C"/>
    <w:rsid w:val="00FE582F"/>
    <w:rsid w:val="00FE688E"/>
    <w:rsid w:val="00FE7F1B"/>
    <w:rsid w:val="00FF0962"/>
    <w:rsid w:val="00FF1B9B"/>
    <w:rsid w:val="00FF203A"/>
    <w:rsid w:val="00FF3F8D"/>
    <w:rsid w:val="00FF6020"/>
    <w:rsid w:val="00FF718D"/>
    <w:rsid w:val="00FF7E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4C762D"/>
  <w15:chartTrackingRefBased/>
  <w15:docId w15:val="{E2B6E74D-92EF-47FB-B7D9-5DC8661E3E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s-E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86BFE"/>
    <w:pPr>
      <w:ind w:left="720"/>
      <w:contextualSpacing/>
    </w:pPr>
  </w:style>
  <w:style w:type="table" w:styleId="TableGrid">
    <w:name w:val="Table Grid"/>
    <w:basedOn w:val="TableNormal"/>
    <w:rsid w:val="00B5483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CB17D0"/>
    <w:rPr>
      <w:color w:val="808080"/>
    </w:rPr>
  </w:style>
  <w:style w:type="paragraph" w:styleId="BalloonText">
    <w:name w:val="Balloon Text"/>
    <w:basedOn w:val="Normal"/>
    <w:link w:val="BalloonTextChar"/>
    <w:uiPriority w:val="99"/>
    <w:semiHidden/>
    <w:unhideWhenUsed/>
    <w:rsid w:val="00AE396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E3965"/>
    <w:rPr>
      <w:rFonts w:ascii="Segoe UI" w:hAnsi="Segoe UI" w:cs="Segoe UI"/>
      <w:sz w:val="18"/>
      <w:szCs w:val="18"/>
    </w:rPr>
  </w:style>
  <w:style w:type="paragraph" w:styleId="Header">
    <w:name w:val="header"/>
    <w:basedOn w:val="Normal"/>
    <w:link w:val="HeaderChar"/>
    <w:uiPriority w:val="99"/>
    <w:unhideWhenUsed/>
    <w:rsid w:val="008702BA"/>
    <w:pPr>
      <w:tabs>
        <w:tab w:val="center" w:pos="4680"/>
        <w:tab w:val="right" w:pos="9360"/>
      </w:tabs>
      <w:spacing w:after="0" w:line="240" w:lineRule="auto"/>
    </w:pPr>
  </w:style>
  <w:style w:type="character" w:customStyle="1" w:styleId="HeaderChar">
    <w:name w:val="Header Char"/>
    <w:basedOn w:val="DefaultParagraphFont"/>
    <w:link w:val="Header"/>
    <w:uiPriority w:val="99"/>
    <w:rsid w:val="008702BA"/>
  </w:style>
  <w:style w:type="paragraph" w:styleId="Footer">
    <w:name w:val="footer"/>
    <w:basedOn w:val="Normal"/>
    <w:link w:val="FooterChar"/>
    <w:uiPriority w:val="99"/>
    <w:unhideWhenUsed/>
    <w:rsid w:val="008702BA"/>
    <w:pPr>
      <w:tabs>
        <w:tab w:val="center" w:pos="4680"/>
        <w:tab w:val="right" w:pos="9360"/>
      </w:tabs>
      <w:spacing w:after="0" w:line="240" w:lineRule="auto"/>
    </w:pPr>
  </w:style>
  <w:style w:type="character" w:customStyle="1" w:styleId="FooterChar">
    <w:name w:val="Footer Char"/>
    <w:basedOn w:val="DefaultParagraphFont"/>
    <w:link w:val="Footer"/>
    <w:uiPriority w:val="99"/>
    <w:rsid w:val="008702BA"/>
  </w:style>
  <w:style w:type="paragraph" w:customStyle="1" w:styleId="Affiliation">
    <w:name w:val="Affiliation"/>
    <w:uiPriority w:val="99"/>
    <w:rsid w:val="00B841DA"/>
    <w:pPr>
      <w:spacing w:after="0" w:line="240" w:lineRule="auto"/>
      <w:jc w:val="center"/>
    </w:pPr>
    <w:rPr>
      <w:rFonts w:ascii="Times New Roman" w:eastAsia="Times New Roman" w:hAnsi="Times New Roman" w:cs="Times New Roman"/>
      <w:sz w:val="20"/>
      <w:szCs w:val="20"/>
    </w:rPr>
  </w:style>
  <w:style w:type="character" w:styleId="Hyperlink">
    <w:name w:val="Hyperlink"/>
    <w:uiPriority w:val="99"/>
    <w:unhideWhenUsed/>
    <w:qFormat/>
    <w:rsid w:val="00B841DA"/>
    <w:rPr>
      <w:color w:val="0563C1"/>
      <w:u w:val="single"/>
    </w:rPr>
  </w:style>
  <w:style w:type="paragraph" w:styleId="NoSpacing">
    <w:name w:val="No Spacing"/>
    <w:uiPriority w:val="1"/>
    <w:qFormat/>
    <w:rsid w:val="00B841DA"/>
    <w:pPr>
      <w:spacing w:after="0" w:line="240" w:lineRule="auto"/>
    </w:pPr>
  </w:style>
  <w:style w:type="paragraph" w:customStyle="1" w:styleId="tablehead">
    <w:name w:val="table head"/>
    <w:uiPriority w:val="99"/>
    <w:rsid w:val="00164CBE"/>
    <w:pPr>
      <w:numPr>
        <w:numId w:val="9"/>
      </w:numPr>
      <w:spacing w:before="240" w:after="120" w:line="216" w:lineRule="auto"/>
      <w:jc w:val="center"/>
    </w:pPr>
    <w:rPr>
      <w:rFonts w:ascii="Times New Roman" w:eastAsia="Times New Roman" w:hAnsi="Times New Roman" w:cs="Times New Roman"/>
      <w:smallCaps/>
      <w:noProof/>
      <w:sz w:val="16"/>
      <w:szCs w:val="16"/>
    </w:rPr>
  </w:style>
  <w:style w:type="character" w:styleId="CommentReference">
    <w:name w:val="annotation reference"/>
    <w:basedOn w:val="DefaultParagraphFont"/>
    <w:semiHidden/>
    <w:unhideWhenUsed/>
    <w:rsid w:val="004D21C1"/>
    <w:rPr>
      <w:sz w:val="16"/>
      <w:szCs w:val="16"/>
    </w:rPr>
  </w:style>
  <w:style w:type="paragraph" w:styleId="CommentText">
    <w:name w:val="annotation text"/>
    <w:basedOn w:val="Normal"/>
    <w:link w:val="CommentTextChar"/>
    <w:uiPriority w:val="99"/>
    <w:unhideWhenUsed/>
    <w:rsid w:val="004D21C1"/>
    <w:pPr>
      <w:spacing w:line="240" w:lineRule="auto"/>
    </w:pPr>
    <w:rPr>
      <w:sz w:val="20"/>
      <w:szCs w:val="20"/>
    </w:rPr>
  </w:style>
  <w:style w:type="character" w:customStyle="1" w:styleId="CommentTextChar">
    <w:name w:val="Comment Text Char"/>
    <w:basedOn w:val="DefaultParagraphFont"/>
    <w:link w:val="CommentText"/>
    <w:uiPriority w:val="99"/>
    <w:rsid w:val="004D21C1"/>
    <w:rPr>
      <w:sz w:val="20"/>
      <w:szCs w:val="20"/>
    </w:rPr>
  </w:style>
  <w:style w:type="paragraph" w:styleId="CommentSubject">
    <w:name w:val="annotation subject"/>
    <w:basedOn w:val="CommentText"/>
    <w:next w:val="CommentText"/>
    <w:link w:val="CommentSubjectChar"/>
    <w:uiPriority w:val="99"/>
    <w:semiHidden/>
    <w:unhideWhenUsed/>
    <w:rsid w:val="004D21C1"/>
    <w:rPr>
      <w:b/>
      <w:bCs/>
    </w:rPr>
  </w:style>
  <w:style w:type="character" w:customStyle="1" w:styleId="CommentSubjectChar">
    <w:name w:val="Comment Subject Char"/>
    <w:basedOn w:val="CommentTextChar"/>
    <w:link w:val="CommentSubject"/>
    <w:uiPriority w:val="99"/>
    <w:semiHidden/>
    <w:rsid w:val="004D21C1"/>
    <w:rPr>
      <w:b/>
      <w:bCs/>
      <w:sz w:val="20"/>
      <w:szCs w:val="20"/>
    </w:rPr>
  </w:style>
  <w:style w:type="character" w:customStyle="1" w:styleId="Mencionar1">
    <w:name w:val="Mencionar1"/>
    <w:basedOn w:val="DefaultParagraphFont"/>
    <w:uiPriority w:val="99"/>
    <w:semiHidden/>
    <w:unhideWhenUsed/>
    <w:rsid w:val="002F19C7"/>
    <w:rPr>
      <w:color w:val="2B579A"/>
      <w:shd w:val="clear" w:color="auto" w:fill="E6E6E6"/>
    </w:rPr>
  </w:style>
  <w:style w:type="character" w:customStyle="1" w:styleId="Mencinsinresolver1">
    <w:name w:val="Mención sin resolver1"/>
    <w:basedOn w:val="DefaultParagraphFont"/>
    <w:uiPriority w:val="99"/>
    <w:semiHidden/>
    <w:unhideWhenUsed/>
    <w:rsid w:val="00C70AF8"/>
    <w:rPr>
      <w:color w:val="605E5C"/>
      <w:shd w:val="clear" w:color="auto" w:fill="E1DFDD"/>
    </w:rPr>
  </w:style>
  <w:style w:type="paragraph" w:styleId="Revision">
    <w:name w:val="Revision"/>
    <w:hidden/>
    <w:uiPriority w:val="99"/>
    <w:semiHidden/>
    <w:rsid w:val="00AA0034"/>
    <w:pPr>
      <w:spacing w:after="0" w:line="240" w:lineRule="auto"/>
    </w:pPr>
    <w:rPr>
      <w:lang w:val="es-ES"/>
    </w:rPr>
  </w:style>
  <w:style w:type="paragraph" w:styleId="FootnoteText">
    <w:name w:val="footnote text"/>
    <w:basedOn w:val="Normal"/>
    <w:link w:val="FootnoteTextChar"/>
    <w:uiPriority w:val="99"/>
    <w:semiHidden/>
    <w:unhideWhenUsed/>
    <w:rsid w:val="00B70F9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70F99"/>
    <w:rPr>
      <w:sz w:val="20"/>
      <w:szCs w:val="20"/>
      <w:lang w:val="es-ES"/>
    </w:rPr>
  </w:style>
  <w:style w:type="character" w:styleId="FootnoteReference">
    <w:name w:val="footnote reference"/>
    <w:basedOn w:val="DefaultParagraphFont"/>
    <w:uiPriority w:val="99"/>
    <w:semiHidden/>
    <w:unhideWhenUsed/>
    <w:rsid w:val="00B70F99"/>
    <w:rPr>
      <w:vertAlign w:val="superscript"/>
    </w:rPr>
  </w:style>
  <w:style w:type="paragraph" w:customStyle="1" w:styleId="RefText">
    <w:name w:val="Ref Text"/>
    <w:rsid w:val="0012484F"/>
    <w:pPr>
      <w:spacing w:after="0" w:line="180" w:lineRule="exact"/>
      <w:ind w:left="227" w:hanging="227"/>
      <w:jc w:val="both"/>
    </w:pPr>
    <w:rPr>
      <w:rFonts w:ascii="Times New Roman" w:eastAsia="Times New Roman" w:hAnsi="Times New Roman" w:cs="Times New Roman"/>
      <w:sz w:val="14"/>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660432">
      <w:bodyDiv w:val="1"/>
      <w:marLeft w:val="0"/>
      <w:marRight w:val="0"/>
      <w:marTop w:val="0"/>
      <w:marBottom w:val="0"/>
      <w:divBdr>
        <w:top w:val="none" w:sz="0" w:space="0" w:color="auto"/>
        <w:left w:val="none" w:sz="0" w:space="0" w:color="auto"/>
        <w:bottom w:val="none" w:sz="0" w:space="0" w:color="auto"/>
        <w:right w:val="none" w:sz="0" w:space="0" w:color="auto"/>
      </w:divBdr>
      <w:divsChild>
        <w:div w:id="165096438">
          <w:marLeft w:val="0"/>
          <w:marRight w:val="0"/>
          <w:marTop w:val="0"/>
          <w:marBottom w:val="0"/>
          <w:divBdr>
            <w:top w:val="none" w:sz="0" w:space="0" w:color="auto"/>
            <w:left w:val="none" w:sz="0" w:space="0" w:color="auto"/>
            <w:bottom w:val="none" w:sz="0" w:space="0" w:color="auto"/>
            <w:right w:val="none" w:sz="0" w:space="0" w:color="auto"/>
          </w:divBdr>
          <w:divsChild>
            <w:div w:id="239943614">
              <w:marLeft w:val="0"/>
              <w:marRight w:val="0"/>
              <w:marTop w:val="0"/>
              <w:marBottom w:val="0"/>
              <w:divBdr>
                <w:top w:val="none" w:sz="0" w:space="0" w:color="auto"/>
                <w:left w:val="none" w:sz="0" w:space="0" w:color="auto"/>
                <w:bottom w:val="none" w:sz="0" w:space="0" w:color="auto"/>
                <w:right w:val="none" w:sz="0" w:space="0" w:color="auto"/>
              </w:divBdr>
              <w:divsChild>
                <w:div w:id="1403797799">
                  <w:marLeft w:val="0"/>
                  <w:marRight w:val="0"/>
                  <w:marTop w:val="0"/>
                  <w:marBottom w:val="0"/>
                  <w:divBdr>
                    <w:top w:val="none" w:sz="0" w:space="0" w:color="auto"/>
                    <w:left w:val="none" w:sz="0" w:space="0" w:color="auto"/>
                    <w:bottom w:val="none" w:sz="0" w:space="0" w:color="auto"/>
                    <w:right w:val="none" w:sz="0" w:space="0" w:color="auto"/>
                  </w:divBdr>
                  <w:divsChild>
                    <w:div w:id="893811149">
                      <w:marLeft w:val="0"/>
                      <w:marRight w:val="0"/>
                      <w:marTop w:val="0"/>
                      <w:marBottom w:val="0"/>
                      <w:divBdr>
                        <w:top w:val="none" w:sz="0" w:space="0" w:color="auto"/>
                        <w:left w:val="none" w:sz="0" w:space="0" w:color="auto"/>
                        <w:bottom w:val="none" w:sz="0" w:space="0" w:color="auto"/>
                        <w:right w:val="none" w:sz="0" w:space="0" w:color="auto"/>
                      </w:divBdr>
                      <w:divsChild>
                        <w:div w:id="1639457949">
                          <w:marLeft w:val="0"/>
                          <w:marRight w:val="0"/>
                          <w:marTop w:val="0"/>
                          <w:marBottom w:val="0"/>
                          <w:divBdr>
                            <w:top w:val="none" w:sz="0" w:space="0" w:color="auto"/>
                            <w:left w:val="none" w:sz="0" w:space="0" w:color="auto"/>
                            <w:bottom w:val="none" w:sz="0" w:space="0" w:color="auto"/>
                            <w:right w:val="none" w:sz="0" w:space="0" w:color="auto"/>
                          </w:divBdr>
                          <w:divsChild>
                            <w:div w:id="1129473307">
                              <w:marLeft w:val="0"/>
                              <w:marRight w:val="0"/>
                              <w:marTop w:val="0"/>
                              <w:marBottom w:val="0"/>
                              <w:divBdr>
                                <w:top w:val="none" w:sz="0" w:space="0" w:color="auto"/>
                                <w:left w:val="none" w:sz="0" w:space="0" w:color="auto"/>
                                <w:bottom w:val="none" w:sz="0" w:space="0" w:color="auto"/>
                                <w:right w:val="none" w:sz="0" w:space="0" w:color="auto"/>
                              </w:divBdr>
                              <w:divsChild>
                                <w:div w:id="510023681">
                                  <w:marLeft w:val="0"/>
                                  <w:marRight w:val="0"/>
                                  <w:marTop w:val="0"/>
                                  <w:marBottom w:val="0"/>
                                  <w:divBdr>
                                    <w:top w:val="none" w:sz="0" w:space="0" w:color="auto"/>
                                    <w:left w:val="none" w:sz="0" w:space="0" w:color="auto"/>
                                    <w:bottom w:val="none" w:sz="0" w:space="0" w:color="auto"/>
                                    <w:right w:val="none" w:sz="0" w:space="0" w:color="auto"/>
                                  </w:divBdr>
                                  <w:divsChild>
                                    <w:div w:id="346950808">
                                      <w:marLeft w:val="0"/>
                                      <w:marRight w:val="0"/>
                                      <w:marTop w:val="0"/>
                                      <w:marBottom w:val="0"/>
                                      <w:divBdr>
                                        <w:top w:val="none" w:sz="0" w:space="0" w:color="auto"/>
                                        <w:left w:val="none" w:sz="0" w:space="0" w:color="auto"/>
                                        <w:bottom w:val="none" w:sz="0" w:space="0" w:color="auto"/>
                                        <w:right w:val="none" w:sz="0" w:space="0" w:color="auto"/>
                                      </w:divBdr>
                                      <w:divsChild>
                                        <w:div w:id="89931220">
                                          <w:marLeft w:val="0"/>
                                          <w:marRight w:val="0"/>
                                          <w:marTop w:val="0"/>
                                          <w:marBottom w:val="0"/>
                                          <w:divBdr>
                                            <w:top w:val="none" w:sz="0" w:space="0" w:color="auto"/>
                                            <w:left w:val="none" w:sz="0" w:space="0" w:color="auto"/>
                                            <w:bottom w:val="none" w:sz="0" w:space="0" w:color="auto"/>
                                            <w:right w:val="none" w:sz="0" w:space="0" w:color="auto"/>
                                          </w:divBdr>
                                          <w:divsChild>
                                            <w:div w:id="1213158119">
                                              <w:marLeft w:val="0"/>
                                              <w:marRight w:val="0"/>
                                              <w:marTop w:val="0"/>
                                              <w:marBottom w:val="0"/>
                                              <w:divBdr>
                                                <w:top w:val="none" w:sz="0" w:space="0" w:color="auto"/>
                                                <w:left w:val="none" w:sz="0" w:space="0" w:color="auto"/>
                                                <w:bottom w:val="none" w:sz="0" w:space="0" w:color="auto"/>
                                                <w:right w:val="none" w:sz="0" w:space="0" w:color="auto"/>
                                              </w:divBdr>
                                              <w:divsChild>
                                                <w:div w:id="1802532948">
                                                  <w:marLeft w:val="0"/>
                                                  <w:marRight w:val="0"/>
                                                  <w:marTop w:val="0"/>
                                                  <w:marBottom w:val="0"/>
                                                  <w:divBdr>
                                                    <w:top w:val="none" w:sz="0" w:space="0" w:color="auto"/>
                                                    <w:left w:val="none" w:sz="0" w:space="0" w:color="auto"/>
                                                    <w:bottom w:val="none" w:sz="0" w:space="0" w:color="auto"/>
                                                    <w:right w:val="none" w:sz="0" w:space="0" w:color="auto"/>
                                                  </w:divBdr>
                                                  <w:divsChild>
                                                    <w:div w:id="692923758">
                                                      <w:marLeft w:val="0"/>
                                                      <w:marRight w:val="0"/>
                                                      <w:marTop w:val="0"/>
                                                      <w:marBottom w:val="0"/>
                                                      <w:divBdr>
                                                        <w:top w:val="none" w:sz="0" w:space="0" w:color="auto"/>
                                                        <w:left w:val="none" w:sz="0" w:space="0" w:color="auto"/>
                                                        <w:bottom w:val="none" w:sz="0" w:space="0" w:color="auto"/>
                                                        <w:right w:val="none" w:sz="0" w:space="0" w:color="auto"/>
                                                      </w:divBdr>
                                                      <w:divsChild>
                                                        <w:div w:id="603225982">
                                                          <w:marLeft w:val="0"/>
                                                          <w:marRight w:val="0"/>
                                                          <w:marTop w:val="0"/>
                                                          <w:marBottom w:val="0"/>
                                                          <w:divBdr>
                                                            <w:top w:val="none" w:sz="0" w:space="0" w:color="auto"/>
                                                            <w:left w:val="none" w:sz="0" w:space="0" w:color="auto"/>
                                                            <w:bottom w:val="none" w:sz="0" w:space="0" w:color="auto"/>
                                                            <w:right w:val="none" w:sz="0" w:space="0" w:color="auto"/>
                                                          </w:divBdr>
                                                          <w:divsChild>
                                                            <w:div w:id="1088889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66076610">
      <w:bodyDiv w:val="1"/>
      <w:marLeft w:val="0"/>
      <w:marRight w:val="0"/>
      <w:marTop w:val="0"/>
      <w:marBottom w:val="0"/>
      <w:divBdr>
        <w:top w:val="none" w:sz="0" w:space="0" w:color="auto"/>
        <w:left w:val="none" w:sz="0" w:space="0" w:color="auto"/>
        <w:bottom w:val="none" w:sz="0" w:space="0" w:color="auto"/>
        <w:right w:val="none" w:sz="0" w:space="0" w:color="auto"/>
      </w:divBdr>
      <w:divsChild>
        <w:div w:id="2024866332">
          <w:marLeft w:val="0"/>
          <w:marRight w:val="0"/>
          <w:marTop w:val="0"/>
          <w:marBottom w:val="0"/>
          <w:divBdr>
            <w:top w:val="none" w:sz="0" w:space="0" w:color="auto"/>
            <w:left w:val="none" w:sz="0" w:space="0" w:color="auto"/>
            <w:bottom w:val="none" w:sz="0" w:space="0" w:color="auto"/>
            <w:right w:val="none" w:sz="0" w:space="0" w:color="auto"/>
          </w:divBdr>
          <w:divsChild>
            <w:div w:id="1454179034">
              <w:marLeft w:val="0"/>
              <w:marRight w:val="0"/>
              <w:marTop w:val="0"/>
              <w:marBottom w:val="0"/>
              <w:divBdr>
                <w:top w:val="none" w:sz="0" w:space="0" w:color="auto"/>
                <w:left w:val="none" w:sz="0" w:space="0" w:color="auto"/>
                <w:bottom w:val="none" w:sz="0" w:space="0" w:color="auto"/>
                <w:right w:val="none" w:sz="0" w:space="0" w:color="auto"/>
              </w:divBdr>
              <w:divsChild>
                <w:div w:id="641740468">
                  <w:marLeft w:val="0"/>
                  <w:marRight w:val="0"/>
                  <w:marTop w:val="0"/>
                  <w:marBottom w:val="0"/>
                  <w:divBdr>
                    <w:top w:val="none" w:sz="0" w:space="0" w:color="auto"/>
                    <w:left w:val="none" w:sz="0" w:space="0" w:color="auto"/>
                    <w:bottom w:val="none" w:sz="0" w:space="0" w:color="auto"/>
                    <w:right w:val="none" w:sz="0" w:space="0" w:color="auto"/>
                  </w:divBdr>
                  <w:divsChild>
                    <w:div w:id="175921506">
                      <w:marLeft w:val="0"/>
                      <w:marRight w:val="0"/>
                      <w:marTop w:val="0"/>
                      <w:marBottom w:val="0"/>
                      <w:divBdr>
                        <w:top w:val="none" w:sz="0" w:space="0" w:color="auto"/>
                        <w:left w:val="none" w:sz="0" w:space="0" w:color="auto"/>
                        <w:bottom w:val="none" w:sz="0" w:space="0" w:color="auto"/>
                        <w:right w:val="none" w:sz="0" w:space="0" w:color="auto"/>
                      </w:divBdr>
                      <w:divsChild>
                        <w:div w:id="803888315">
                          <w:marLeft w:val="0"/>
                          <w:marRight w:val="0"/>
                          <w:marTop w:val="0"/>
                          <w:marBottom w:val="0"/>
                          <w:divBdr>
                            <w:top w:val="none" w:sz="0" w:space="0" w:color="auto"/>
                            <w:left w:val="none" w:sz="0" w:space="0" w:color="auto"/>
                            <w:bottom w:val="none" w:sz="0" w:space="0" w:color="auto"/>
                            <w:right w:val="none" w:sz="0" w:space="0" w:color="auto"/>
                          </w:divBdr>
                          <w:divsChild>
                            <w:div w:id="1900823678">
                              <w:marLeft w:val="0"/>
                              <w:marRight w:val="0"/>
                              <w:marTop w:val="0"/>
                              <w:marBottom w:val="0"/>
                              <w:divBdr>
                                <w:top w:val="none" w:sz="0" w:space="0" w:color="auto"/>
                                <w:left w:val="none" w:sz="0" w:space="0" w:color="auto"/>
                                <w:bottom w:val="none" w:sz="0" w:space="0" w:color="auto"/>
                                <w:right w:val="none" w:sz="0" w:space="0" w:color="auto"/>
                              </w:divBdr>
                              <w:divsChild>
                                <w:div w:id="8407522">
                                  <w:marLeft w:val="0"/>
                                  <w:marRight w:val="0"/>
                                  <w:marTop w:val="0"/>
                                  <w:marBottom w:val="0"/>
                                  <w:divBdr>
                                    <w:top w:val="none" w:sz="0" w:space="0" w:color="auto"/>
                                    <w:left w:val="none" w:sz="0" w:space="0" w:color="auto"/>
                                    <w:bottom w:val="none" w:sz="0" w:space="0" w:color="auto"/>
                                    <w:right w:val="none" w:sz="0" w:space="0" w:color="auto"/>
                                  </w:divBdr>
                                  <w:divsChild>
                                    <w:div w:id="630942881">
                                      <w:marLeft w:val="0"/>
                                      <w:marRight w:val="0"/>
                                      <w:marTop w:val="0"/>
                                      <w:marBottom w:val="0"/>
                                      <w:divBdr>
                                        <w:top w:val="none" w:sz="0" w:space="0" w:color="auto"/>
                                        <w:left w:val="none" w:sz="0" w:space="0" w:color="auto"/>
                                        <w:bottom w:val="none" w:sz="0" w:space="0" w:color="auto"/>
                                        <w:right w:val="none" w:sz="0" w:space="0" w:color="auto"/>
                                      </w:divBdr>
                                      <w:divsChild>
                                        <w:div w:id="235364356">
                                          <w:marLeft w:val="0"/>
                                          <w:marRight w:val="0"/>
                                          <w:marTop w:val="0"/>
                                          <w:marBottom w:val="0"/>
                                          <w:divBdr>
                                            <w:top w:val="none" w:sz="0" w:space="0" w:color="auto"/>
                                            <w:left w:val="none" w:sz="0" w:space="0" w:color="auto"/>
                                            <w:bottom w:val="none" w:sz="0" w:space="0" w:color="auto"/>
                                            <w:right w:val="none" w:sz="0" w:space="0" w:color="auto"/>
                                          </w:divBdr>
                                          <w:divsChild>
                                            <w:div w:id="1047679472">
                                              <w:marLeft w:val="0"/>
                                              <w:marRight w:val="0"/>
                                              <w:marTop w:val="0"/>
                                              <w:marBottom w:val="0"/>
                                              <w:divBdr>
                                                <w:top w:val="none" w:sz="0" w:space="0" w:color="auto"/>
                                                <w:left w:val="none" w:sz="0" w:space="0" w:color="auto"/>
                                                <w:bottom w:val="none" w:sz="0" w:space="0" w:color="auto"/>
                                                <w:right w:val="none" w:sz="0" w:space="0" w:color="auto"/>
                                              </w:divBdr>
                                              <w:divsChild>
                                                <w:div w:id="1164856167">
                                                  <w:marLeft w:val="0"/>
                                                  <w:marRight w:val="0"/>
                                                  <w:marTop w:val="0"/>
                                                  <w:marBottom w:val="0"/>
                                                  <w:divBdr>
                                                    <w:top w:val="none" w:sz="0" w:space="0" w:color="auto"/>
                                                    <w:left w:val="none" w:sz="0" w:space="0" w:color="auto"/>
                                                    <w:bottom w:val="none" w:sz="0" w:space="0" w:color="auto"/>
                                                    <w:right w:val="none" w:sz="0" w:space="0" w:color="auto"/>
                                                  </w:divBdr>
                                                  <w:divsChild>
                                                    <w:div w:id="1381174852">
                                                      <w:marLeft w:val="0"/>
                                                      <w:marRight w:val="0"/>
                                                      <w:marTop w:val="0"/>
                                                      <w:marBottom w:val="0"/>
                                                      <w:divBdr>
                                                        <w:top w:val="none" w:sz="0" w:space="0" w:color="auto"/>
                                                        <w:left w:val="none" w:sz="0" w:space="0" w:color="auto"/>
                                                        <w:bottom w:val="none" w:sz="0" w:space="0" w:color="auto"/>
                                                        <w:right w:val="none" w:sz="0" w:space="0" w:color="auto"/>
                                                      </w:divBdr>
                                                      <w:divsChild>
                                                        <w:div w:id="1902250994">
                                                          <w:marLeft w:val="0"/>
                                                          <w:marRight w:val="0"/>
                                                          <w:marTop w:val="0"/>
                                                          <w:marBottom w:val="0"/>
                                                          <w:divBdr>
                                                            <w:top w:val="none" w:sz="0" w:space="0" w:color="auto"/>
                                                            <w:left w:val="none" w:sz="0" w:space="0" w:color="auto"/>
                                                            <w:bottom w:val="none" w:sz="0" w:space="0" w:color="auto"/>
                                                            <w:right w:val="none" w:sz="0" w:space="0" w:color="auto"/>
                                                          </w:divBdr>
                                                          <w:divsChild>
                                                            <w:div w:id="892352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66926330">
      <w:bodyDiv w:val="1"/>
      <w:marLeft w:val="0"/>
      <w:marRight w:val="0"/>
      <w:marTop w:val="0"/>
      <w:marBottom w:val="0"/>
      <w:divBdr>
        <w:top w:val="none" w:sz="0" w:space="0" w:color="auto"/>
        <w:left w:val="none" w:sz="0" w:space="0" w:color="auto"/>
        <w:bottom w:val="none" w:sz="0" w:space="0" w:color="auto"/>
        <w:right w:val="none" w:sz="0" w:space="0" w:color="auto"/>
      </w:divBdr>
      <w:divsChild>
        <w:div w:id="429012475">
          <w:marLeft w:val="0"/>
          <w:marRight w:val="0"/>
          <w:marTop w:val="0"/>
          <w:marBottom w:val="0"/>
          <w:divBdr>
            <w:top w:val="none" w:sz="0" w:space="0" w:color="auto"/>
            <w:left w:val="none" w:sz="0" w:space="0" w:color="auto"/>
            <w:bottom w:val="none" w:sz="0" w:space="0" w:color="auto"/>
            <w:right w:val="none" w:sz="0" w:space="0" w:color="auto"/>
          </w:divBdr>
          <w:divsChild>
            <w:div w:id="514274475">
              <w:marLeft w:val="0"/>
              <w:marRight w:val="0"/>
              <w:marTop w:val="0"/>
              <w:marBottom w:val="0"/>
              <w:divBdr>
                <w:top w:val="none" w:sz="0" w:space="0" w:color="auto"/>
                <w:left w:val="none" w:sz="0" w:space="0" w:color="auto"/>
                <w:bottom w:val="none" w:sz="0" w:space="0" w:color="auto"/>
                <w:right w:val="none" w:sz="0" w:space="0" w:color="auto"/>
              </w:divBdr>
              <w:divsChild>
                <w:div w:id="1877883772">
                  <w:marLeft w:val="0"/>
                  <w:marRight w:val="0"/>
                  <w:marTop w:val="0"/>
                  <w:marBottom w:val="0"/>
                  <w:divBdr>
                    <w:top w:val="none" w:sz="0" w:space="0" w:color="auto"/>
                    <w:left w:val="none" w:sz="0" w:space="0" w:color="auto"/>
                    <w:bottom w:val="none" w:sz="0" w:space="0" w:color="auto"/>
                    <w:right w:val="none" w:sz="0" w:space="0" w:color="auto"/>
                  </w:divBdr>
                  <w:divsChild>
                    <w:div w:id="1875382740">
                      <w:marLeft w:val="0"/>
                      <w:marRight w:val="0"/>
                      <w:marTop w:val="0"/>
                      <w:marBottom w:val="0"/>
                      <w:divBdr>
                        <w:top w:val="none" w:sz="0" w:space="0" w:color="auto"/>
                        <w:left w:val="none" w:sz="0" w:space="0" w:color="auto"/>
                        <w:bottom w:val="none" w:sz="0" w:space="0" w:color="auto"/>
                        <w:right w:val="none" w:sz="0" w:space="0" w:color="auto"/>
                      </w:divBdr>
                      <w:divsChild>
                        <w:div w:id="710114369">
                          <w:marLeft w:val="0"/>
                          <w:marRight w:val="0"/>
                          <w:marTop w:val="0"/>
                          <w:marBottom w:val="0"/>
                          <w:divBdr>
                            <w:top w:val="none" w:sz="0" w:space="0" w:color="auto"/>
                            <w:left w:val="none" w:sz="0" w:space="0" w:color="auto"/>
                            <w:bottom w:val="none" w:sz="0" w:space="0" w:color="auto"/>
                            <w:right w:val="none" w:sz="0" w:space="0" w:color="auto"/>
                          </w:divBdr>
                          <w:divsChild>
                            <w:div w:id="1588149460">
                              <w:marLeft w:val="0"/>
                              <w:marRight w:val="0"/>
                              <w:marTop w:val="0"/>
                              <w:marBottom w:val="0"/>
                              <w:divBdr>
                                <w:top w:val="none" w:sz="0" w:space="0" w:color="auto"/>
                                <w:left w:val="none" w:sz="0" w:space="0" w:color="auto"/>
                                <w:bottom w:val="none" w:sz="0" w:space="0" w:color="auto"/>
                                <w:right w:val="none" w:sz="0" w:space="0" w:color="auto"/>
                              </w:divBdr>
                              <w:divsChild>
                                <w:div w:id="611281243">
                                  <w:marLeft w:val="0"/>
                                  <w:marRight w:val="0"/>
                                  <w:marTop w:val="0"/>
                                  <w:marBottom w:val="0"/>
                                  <w:divBdr>
                                    <w:top w:val="none" w:sz="0" w:space="0" w:color="auto"/>
                                    <w:left w:val="none" w:sz="0" w:space="0" w:color="auto"/>
                                    <w:bottom w:val="none" w:sz="0" w:space="0" w:color="auto"/>
                                    <w:right w:val="none" w:sz="0" w:space="0" w:color="auto"/>
                                  </w:divBdr>
                                  <w:divsChild>
                                    <w:div w:id="1361274845">
                                      <w:marLeft w:val="0"/>
                                      <w:marRight w:val="0"/>
                                      <w:marTop w:val="0"/>
                                      <w:marBottom w:val="0"/>
                                      <w:divBdr>
                                        <w:top w:val="none" w:sz="0" w:space="0" w:color="auto"/>
                                        <w:left w:val="none" w:sz="0" w:space="0" w:color="auto"/>
                                        <w:bottom w:val="none" w:sz="0" w:space="0" w:color="auto"/>
                                        <w:right w:val="none" w:sz="0" w:space="0" w:color="auto"/>
                                      </w:divBdr>
                                      <w:divsChild>
                                        <w:div w:id="33119971">
                                          <w:marLeft w:val="0"/>
                                          <w:marRight w:val="0"/>
                                          <w:marTop w:val="0"/>
                                          <w:marBottom w:val="0"/>
                                          <w:divBdr>
                                            <w:top w:val="none" w:sz="0" w:space="0" w:color="auto"/>
                                            <w:left w:val="none" w:sz="0" w:space="0" w:color="auto"/>
                                            <w:bottom w:val="none" w:sz="0" w:space="0" w:color="auto"/>
                                            <w:right w:val="none" w:sz="0" w:space="0" w:color="auto"/>
                                          </w:divBdr>
                                          <w:divsChild>
                                            <w:div w:id="506868399">
                                              <w:marLeft w:val="0"/>
                                              <w:marRight w:val="0"/>
                                              <w:marTop w:val="0"/>
                                              <w:marBottom w:val="0"/>
                                              <w:divBdr>
                                                <w:top w:val="none" w:sz="0" w:space="0" w:color="auto"/>
                                                <w:left w:val="none" w:sz="0" w:space="0" w:color="auto"/>
                                                <w:bottom w:val="none" w:sz="0" w:space="0" w:color="auto"/>
                                                <w:right w:val="none" w:sz="0" w:space="0" w:color="auto"/>
                                              </w:divBdr>
                                              <w:divsChild>
                                                <w:div w:id="112481043">
                                                  <w:marLeft w:val="0"/>
                                                  <w:marRight w:val="0"/>
                                                  <w:marTop w:val="0"/>
                                                  <w:marBottom w:val="0"/>
                                                  <w:divBdr>
                                                    <w:top w:val="none" w:sz="0" w:space="0" w:color="auto"/>
                                                    <w:left w:val="none" w:sz="0" w:space="0" w:color="auto"/>
                                                    <w:bottom w:val="none" w:sz="0" w:space="0" w:color="auto"/>
                                                    <w:right w:val="none" w:sz="0" w:space="0" w:color="auto"/>
                                                  </w:divBdr>
                                                  <w:divsChild>
                                                    <w:div w:id="289438529">
                                                      <w:marLeft w:val="0"/>
                                                      <w:marRight w:val="0"/>
                                                      <w:marTop w:val="0"/>
                                                      <w:marBottom w:val="0"/>
                                                      <w:divBdr>
                                                        <w:top w:val="none" w:sz="0" w:space="0" w:color="auto"/>
                                                        <w:left w:val="none" w:sz="0" w:space="0" w:color="auto"/>
                                                        <w:bottom w:val="none" w:sz="0" w:space="0" w:color="auto"/>
                                                        <w:right w:val="none" w:sz="0" w:space="0" w:color="auto"/>
                                                      </w:divBdr>
                                                      <w:divsChild>
                                                        <w:div w:id="492989918">
                                                          <w:marLeft w:val="0"/>
                                                          <w:marRight w:val="0"/>
                                                          <w:marTop w:val="0"/>
                                                          <w:marBottom w:val="0"/>
                                                          <w:divBdr>
                                                            <w:top w:val="none" w:sz="0" w:space="0" w:color="auto"/>
                                                            <w:left w:val="none" w:sz="0" w:space="0" w:color="auto"/>
                                                            <w:bottom w:val="none" w:sz="0" w:space="0" w:color="auto"/>
                                                            <w:right w:val="none" w:sz="0" w:space="0" w:color="auto"/>
                                                          </w:divBdr>
                                                          <w:divsChild>
                                                            <w:div w:id="1768305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83577365">
      <w:bodyDiv w:val="1"/>
      <w:marLeft w:val="0"/>
      <w:marRight w:val="0"/>
      <w:marTop w:val="0"/>
      <w:marBottom w:val="0"/>
      <w:divBdr>
        <w:top w:val="none" w:sz="0" w:space="0" w:color="auto"/>
        <w:left w:val="none" w:sz="0" w:space="0" w:color="auto"/>
        <w:bottom w:val="none" w:sz="0" w:space="0" w:color="auto"/>
        <w:right w:val="none" w:sz="0" w:space="0" w:color="auto"/>
      </w:divBdr>
      <w:divsChild>
        <w:div w:id="1697806955">
          <w:marLeft w:val="0"/>
          <w:marRight w:val="0"/>
          <w:marTop w:val="0"/>
          <w:marBottom w:val="0"/>
          <w:divBdr>
            <w:top w:val="none" w:sz="0" w:space="0" w:color="auto"/>
            <w:left w:val="none" w:sz="0" w:space="0" w:color="auto"/>
            <w:bottom w:val="none" w:sz="0" w:space="0" w:color="auto"/>
            <w:right w:val="none" w:sz="0" w:space="0" w:color="auto"/>
          </w:divBdr>
          <w:divsChild>
            <w:div w:id="449789732">
              <w:marLeft w:val="0"/>
              <w:marRight w:val="0"/>
              <w:marTop w:val="0"/>
              <w:marBottom w:val="0"/>
              <w:divBdr>
                <w:top w:val="none" w:sz="0" w:space="0" w:color="auto"/>
                <w:left w:val="none" w:sz="0" w:space="0" w:color="auto"/>
                <w:bottom w:val="none" w:sz="0" w:space="0" w:color="auto"/>
                <w:right w:val="none" w:sz="0" w:space="0" w:color="auto"/>
              </w:divBdr>
              <w:divsChild>
                <w:div w:id="2075354984">
                  <w:marLeft w:val="0"/>
                  <w:marRight w:val="0"/>
                  <w:marTop w:val="0"/>
                  <w:marBottom w:val="0"/>
                  <w:divBdr>
                    <w:top w:val="none" w:sz="0" w:space="0" w:color="auto"/>
                    <w:left w:val="none" w:sz="0" w:space="0" w:color="auto"/>
                    <w:bottom w:val="none" w:sz="0" w:space="0" w:color="auto"/>
                    <w:right w:val="none" w:sz="0" w:space="0" w:color="auto"/>
                  </w:divBdr>
                  <w:divsChild>
                    <w:div w:id="1369529220">
                      <w:marLeft w:val="0"/>
                      <w:marRight w:val="0"/>
                      <w:marTop w:val="0"/>
                      <w:marBottom w:val="0"/>
                      <w:divBdr>
                        <w:top w:val="none" w:sz="0" w:space="0" w:color="auto"/>
                        <w:left w:val="none" w:sz="0" w:space="0" w:color="auto"/>
                        <w:bottom w:val="none" w:sz="0" w:space="0" w:color="auto"/>
                        <w:right w:val="none" w:sz="0" w:space="0" w:color="auto"/>
                      </w:divBdr>
                      <w:divsChild>
                        <w:div w:id="316420111">
                          <w:marLeft w:val="0"/>
                          <w:marRight w:val="0"/>
                          <w:marTop w:val="0"/>
                          <w:marBottom w:val="0"/>
                          <w:divBdr>
                            <w:top w:val="none" w:sz="0" w:space="0" w:color="auto"/>
                            <w:left w:val="none" w:sz="0" w:space="0" w:color="auto"/>
                            <w:bottom w:val="none" w:sz="0" w:space="0" w:color="auto"/>
                            <w:right w:val="none" w:sz="0" w:space="0" w:color="auto"/>
                          </w:divBdr>
                          <w:divsChild>
                            <w:div w:id="1334409869">
                              <w:marLeft w:val="0"/>
                              <w:marRight w:val="0"/>
                              <w:marTop w:val="0"/>
                              <w:marBottom w:val="0"/>
                              <w:divBdr>
                                <w:top w:val="none" w:sz="0" w:space="0" w:color="auto"/>
                                <w:left w:val="none" w:sz="0" w:space="0" w:color="auto"/>
                                <w:bottom w:val="none" w:sz="0" w:space="0" w:color="auto"/>
                                <w:right w:val="none" w:sz="0" w:space="0" w:color="auto"/>
                              </w:divBdr>
                              <w:divsChild>
                                <w:div w:id="613831494">
                                  <w:marLeft w:val="0"/>
                                  <w:marRight w:val="0"/>
                                  <w:marTop w:val="0"/>
                                  <w:marBottom w:val="0"/>
                                  <w:divBdr>
                                    <w:top w:val="none" w:sz="0" w:space="0" w:color="auto"/>
                                    <w:left w:val="none" w:sz="0" w:space="0" w:color="auto"/>
                                    <w:bottom w:val="none" w:sz="0" w:space="0" w:color="auto"/>
                                    <w:right w:val="none" w:sz="0" w:space="0" w:color="auto"/>
                                  </w:divBdr>
                                  <w:divsChild>
                                    <w:div w:id="1643844547">
                                      <w:marLeft w:val="0"/>
                                      <w:marRight w:val="0"/>
                                      <w:marTop w:val="0"/>
                                      <w:marBottom w:val="0"/>
                                      <w:divBdr>
                                        <w:top w:val="none" w:sz="0" w:space="0" w:color="auto"/>
                                        <w:left w:val="none" w:sz="0" w:space="0" w:color="auto"/>
                                        <w:bottom w:val="none" w:sz="0" w:space="0" w:color="auto"/>
                                        <w:right w:val="none" w:sz="0" w:space="0" w:color="auto"/>
                                      </w:divBdr>
                                      <w:divsChild>
                                        <w:div w:id="1001081910">
                                          <w:marLeft w:val="0"/>
                                          <w:marRight w:val="0"/>
                                          <w:marTop w:val="0"/>
                                          <w:marBottom w:val="0"/>
                                          <w:divBdr>
                                            <w:top w:val="none" w:sz="0" w:space="0" w:color="auto"/>
                                            <w:left w:val="none" w:sz="0" w:space="0" w:color="auto"/>
                                            <w:bottom w:val="none" w:sz="0" w:space="0" w:color="auto"/>
                                            <w:right w:val="none" w:sz="0" w:space="0" w:color="auto"/>
                                          </w:divBdr>
                                          <w:divsChild>
                                            <w:div w:id="2076850839">
                                              <w:marLeft w:val="0"/>
                                              <w:marRight w:val="0"/>
                                              <w:marTop w:val="0"/>
                                              <w:marBottom w:val="0"/>
                                              <w:divBdr>
                                                <w:top w:val="none" w:sz="0" w:space="0" w:color="auto"/>
                                                <w:left w:val="none" w:sz="0" w:space="0" w:color="auto"/>
                                                <w:bottom w:val="none" w:sz="0" w:space="0" w:color="auto"/>
                                                <w:right w:val="none" w:sz="0" w:space="0" w:color="auto"/>
                                              </w:divBdr>
                                              <w:divsChild>
                                                <w:div w:id="920214554">
                                                  <w:marLeft w:val="0"/>
                                                  <w:marRight w:val="0"/>
                                                  <w:marTop w:val="0"/>
                                                  <w:marBottom w:val="0"/>
                                                  <w:divBdr>
                                                    <w:top w:val="none" w:sz="0" w:space="0" w:color="auto"/>
                                                    <w:left w:val="none" w:sz="0" w:space="0" w:color="auto"/>
                                                    <w:bottom w:val="none" w:sz="0" w:space="0" w:color="auto"/>
                                                    <w:right w:val="none" w:sz="0" w:space="0" w:color="auto"/>
                                                  </w:divBdr>
                                                  <w:divsChild>
                                                    <w:div w:id="1280141814">
                                                      <w:marLeft w:val="0"/>
                                                      <w:marRight w:val="0"/>
                                                      <w:marTop w:val="0"/>
                                                      <w:marBottom w:val="0"/>
                                                      <w:divBdr>
                                                        <w:top w:val="none" w:sz="0" w:space="0" w:color="auto"/>
                                                        <w:left w:val="none" w:sz="0" w:space="0" w:color="auto"/>
                                                        <w:bottom w:val="none" w:sz="0" w:space="0" w:color="auto"/>
                                                        <w:right w:val="none" w:sz="0" w:space="0" w:color="auto"/>
                                                      </w:divBdr>
                                                      <w:divsChild>
                                                        <w:div w:id="647126865">
                                                          <w:marLeft w:val="0"/>
                                                          <w:marRight w:val="0"/>
                                                          <w:marTop w:val="0"/>
                                                          <w:marBottom w:val="0"/>
                                                          <w:divBdr>
                                                            <w:top w:val="none" w:sz="0" w:space="0" w:color="auto"/>
                                                            <w:left w:val="none" w:sz="0" w:space="0" w:color="auto"/>
                                                            <w:bottom w:val="none" w:sz="0" w:space="0" w:color="auto"/>
                                                            <w:right w:val="none" w:sz="0" w:space="0" w:color="auto"/>
                                                          </w:divBdr>
                                                          <w:divsChild>
                                                            <w:div w:id="910653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59201193">
      <w:bodyDiv w:val="1"/>
      <w:marLeft w:val="0"/>
      <w:marRight w:val="0"/>
      <w:marTop w:val="0"/>
      <w:marBottom w:val="0"/>
      <w:divBdr>
        <w:top w:val="none" w:sz="0" w:space="0" w:color="auto"/>
        <w:left w:val="none" w:sz="0" w:space="0" w:color="auto"/>
        <w:bottom w:val="none" w:sz="0" w:space="0" w:color="auto"/>
        <w:right w:val="none" w:sz="0" w:space="0" w:color="auto"/>
      </w:divBdr>
      <w:divsChild>
        <w:div w:id="724183640">
          <w:marLeft w:val="0"/>
          <w:marRight w:val="0"/>
          <w:marTop w:val="0"/>
          <w:marBottom w:val="0"/>
          <w:divBdr>
            <w:top w:val="none" w:sz="0" w:space="0" w:color="auto"/>
            <w:left w:val="none" w:sz="0" w:space="0" w:color="auto"/>
            <w:bottom w:val="none" w:sz="0" w:space="0" w:color="auto"/>
            <w:right w:val="none" w:sz="0" w:space="0" w:color="auto"/>
          </w:divBdr>
          <w:divsChild>
            <w:div w:id="1913461626">
              <w:marLeft w:val="0"/>
              <w:marRight w:val="0"/>
              <w:marTop w:val="0"/>
              <w:marBottom w:val="0"/>
              <w:divBdr>
                <w:top w:val="none" w:sz="0" w:space="0" w:color="auto"/>
                <w:left w:val="none" w:sz="0" w:space="0" w:color="auto"/>
                <w:bottom w:val="none" w:sz="0" w:space="0" w:color="auto"/>
                <w:right w:val="none" w:sz="0" w:space="0" w:color="auto"/>
              </w:divBdr>
              <w:divsChild>
                <w:div w:id="1905603884">
                  <w:marLeft w:val="0"/>
                  <w:marRight w:val="0"/>
                  <w:marTop w:val="0"/>
                  <w:marBottom w:val="0"/>
                  <w:divBdr>
                    <w:top w:val="none" w:sz="0" w:space="0" w:color="auto"/>
                    <w:left w:val="none" w:sz="0" w:space="0" w:color="auto"/>
                    <w:bottom w:val="none" w:sz="0" w:space="0" w:color="auto"/>
                    <w:right w:val="none" w:sz="0" w:space="0" w:color="auto"/>
                  </w:divBdr>
                  <w:divsChild>
                    <w:div w:id="1065107947">
                      <w:marLeft w:val="0"/>
                      <w:marRight w:val="0"/>
                      <w:marTop w:val="0"/>
                      <w:marBottom w:val="0"/>
                      <w:divBdr>
                        <w:top w:val="none" w:sz="0" w:space="0" w:color="auto"/>
                        <w:left w:val="none" w:sz="0" w:space="0" w:color="auto"/>
                        <w:bottom w:val="none" w:sz="0" w:space="0" w:color="auto"/>
                        <w:right w:val="none" w:sz="0" w:space="0" w:color="auto"/>
                      </w:divBdr>
                      <w:divsChild>
                        <w:div w:id="1322614771">
                          <w:marLeft w:val="0"/>
                          <w:marRight w:val="0"/>
                          <w:marTop w:val="0"/>
                          <w:marBottom w:val="0"/>
                          <w:divBdr>
                            <w:top w:val="none" w:sz="0" w:space="0" w:color="auto"/>
                            <w:left w:val="none" w:sz="0" w:space="0" w:color="auto"/>
                            <w:bottom w:val="none" w:sz="0" w:space="0" w:color="auto"/>
                            <w:right w:val="none" w:sz="0" w:space="0" w:color="auto"/>
                          </w:divBdr>
                          <w:divsChild>
                            <w:div w:id="2042168152">
                              <w:marLeft w:val="0"/>
                              <w:marRight w:val="0"/>
                              <w:marTop w:val="0"/>
                              <w:marBottom w:val="0"/>
                              <w:divBdr>
                                <w:top w:val="none" w:sz="0" w:space="0" w:color="auto"/>
                                <w:left w:val="none" w:sz="0" w:space="0" w:color="auto"/>
                                <w:bottom w:val="none" w:sz="0" w:space="0" w:color="auto"/>
                                <w:right w:val="none" w:sz="0" w:space="0" w:color="auto"/>
                              </w:divBdr>
                              <w:divsChild>
                                <w:div w:id="1198203779">
                                  <w:marLeft w:val="0"/>
                                  <w:marRight w:val="0"/>
                                  <w:marTop w:val="0"/>
                                  <w:marBottom w:val="0"/>
                                  <w:divBdr>
                                    <w:top w:val="none" w:sz="0" w:space="0" w:color="auto"/>
                                    <w:left w:val="none" w:sz="0" w:space="0" w:color="auto"/>
                                    <w:bottom w:val="none" w:sz="0" w:space="0" w:color="auto"/>
                                    <w:right w:val="none" w:sz="0" w:space="0" w:color="auto"/>
                                  </w:divBdr>
                                  <w:divsChild>
                                    <w:div w:id="1102998170">
                                      <w:marLeft w:val="0"/>
                                      <w:marRight w:val="0"/>
                                      <w:marTop w:val="0"/>
                                      <w:marBottom w:val="0"/>
                                      <w:divBdr>
                                        <w:top w:val="none" w:sz="0" w:space="0" w:color="auto"/>
                                        <w:left w:val="none" w:sz="0" w:space="0" w:color="auto"/>
                                        <w:bottom w:val="none" w:sz="0" w:space="0" w:color="auto"/>
                                        <w:right w:val="none" w:sz="0" w:space="0" w:color="auto"/>
                                      </w:divBdr>
                                      <w:divsChild>
                                        <w:div w:id="60950557">
                                          <w:marLeft w:val="0"/>
                                          <w:marRight w:val="0"/>
                                          <w:marTop w:val="0"/>
                                          <w:marBottom w:val="0"/>
                                          <w:divBdr>
                                            <w:top w:val="none" w:sz="0" w:space="0" w:color="auto"/>
                                            <w:left w:val="none" w:sz="0" w:space="0" w:color="auto"/>
                                            <w:bottom w:val="none" w:sz="0" w:space="0" w:color="auto"/>
                                            <w:right w:val="none" w:sz="0" w:space="0" w:color="auto"/>
                                          </w:divBdr>
                                          <w:divsChild>
                                            <w:div w:id="778840984">
                                              <w:marLeft w:val="0"/>
                                              <w:marRight w:val="0"/>
                                              <w:marTop w:val="0"/>
                                              <w:marBottom w:val="0"/>
                                              <w:divBdr>
                                                <w:top w:val="none" w:sz="0" w:space="0" w:color="auto"/>
                                                <w:left w:val="none" w:sz="0" w:space="0" w:color="auto"/>
                                                <w:bottom w:val="none" w:sz="0" w:space="0" w:color="auto"/>
                                                <w:right w:val="none" w:sz="0" w:space="0" w:color="auto"/>
                                              </w:divBdr>
                                              <w:divsChild>
                                                <w:div w:id="532503546">
                                                  <w:marLeft w:val="0"/>
                                                  <w:marRight w:val="0"/>
                                                  <w:marTop w:val="0"/>
                                                  <w:marBottom w:val="0"/>
                                                  <w:divBdr>
                                                    <w:top w:val="none" w:sz="0" w:space="0" w:color="auto"/>
                                                    <w:left w:val="none" w:sz="0" w:space="0" w:color="auto"/>
                                                    <w:bottom w:val="none" w:sz="0" w:space="0" w:color="auto"/>
                                                    <w:right w:val="none" w:sz="0" w:space="0" w:color="auto"/>
                                                  </w:divBdr>
                                                  <w:divsChild>
                                                    <w:div w:id="1469010820">
                                                      <w:marLeft w:val="0"/>
                                                      <w:marRight w:val="0"/>
                                                      <w:marTop w:val="0"/>
                                                      <w:marBottom w:val="0"/>
                                                      <w:divBdr>
                                                        <w:top w:val="none" w:sz="0" w:space="0" w:color="auto"/>
                                                        <w:left w:val="none" w:sz="0" w:space="0" w:color="auto"/>
                                                        <w:bottom w:val="none" w:sz="0" w:space="0" w:color="auto"/>
                                                        <w:right w:val="none" w:sz="0" w:space="0" w:color="auto"/>
                                                      </w:divBdr>
                                                      <w:divsChild>
                                                        <w:div w:id="867066746">
                                                          <w:marLeft w:val="0"/>
                                                          <w:marRight w:val="0"/>
                                                          <w:marTop w:val="0"/>
                                                          <w:marBottom w:val="0"/>
                                                          <w:divBdr>
                                                            <w:top w:val="none" w:sz="0" w:space="0" w:color="auto"/>
                                                            <w:left w:val="none" w:sz="0" w:space="0" w:color="auto"/>
                                                            <w:bottom w:val="none" w:sz="0" w:space="0" w:color="auto"/>
                                                            <w:right w:val="none" w:sz="0" w:space="0" w:color="auto"/>
                                                          </w:divBdr>
                                                          <w:divsChild>
                                                            <w:div w:id="1269509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90724800">
      <w:bodyDiv w:val="1"/>
      <w:marLeft w:val="0"/>
      <w:marRight w:val="0"/>
      <w:marTop w:val="0"/>
      <w:marBottom w:val="0"/>
      <w:divBdr>
        <w:top w:val="none" w:sz="0" w:space="0" w:color="auto"/>
        <w:left w:val="none" w:sz="0" w:space="0" w:color="auto"/>
        <w:bottom w:val="none" w:sz="0" w:space="0" w:color="auto"/>
        <w:right w:val="none" w:sz="0" w:space="0" w:color="auto"/>
      </w:divBdr>
      <w:divsChild>
        <w:div w:id="726804523">
          <w:marLeft w:val="0"/>
          <w:marRight w:val="0"/>
          <w:marTop w:val="0"/>
          <w:marBottom w:val="0"/>
          <w:divBdr>
            <w:top w:val="none" w:sz="0" w:space="0" w:color="auto"/>
            <w:left w:val="none" w:sz="0" w:space="0" w:color="auto"/>
            <w:bottom w:val="none" w:sz="0" w:space="0" w:color="auto"/>
            <w:right w:val="none" w:sz="0" w:space="0" w:color="auto"/>
          </w:divBdr>
          <w:divsChild>
            <w:div w:id="1472093605">
              <w:marLeft w:val="0"/>
              <w:marRight w:val="0"/>
              <w:marTop w:val="0"/>
              <w:marBottom w:val="0"/>
              <w:divBdr>
                <w:top w:val="none" w:sz="0" w:space="0" w:color="auto"/>
                <w:left w:val="none" w:sz="0" w:space="0" w:color="auto"/>
                <w:bottom w:val="none" w:sz="0" w:space="0" w:color="auto"/>
                <w:right w:val="none" w:sz="0" w:space="0" w:color="auto"/>
              </w:divBdr>
              <w:divsChild>
                <w:div w:id="809909034">
                  <w:marLeft w:val="0"/>
                  <w:marRight w:val="0"/>
                  <w:marTop w:val="0"/>
                  <w:marBottom w:val="0"/>
                  <w:divBdr>
                    <w:top w:val="none" w:sz="0" w:space="0" w:color="auto"/>
                    <w:left w:val="none" w:sz="0" w:space="0" w:color="auto"/>
                    <w:bottom w:val="none" w:sz="0" w:space="0" w:color="auto"/>
                    <w:right w:val="none" w:sz="0" w:space="0" w:color="auto"/>
                  </w:divBdr>
                  <w:divsChild>
                    <w:div w:id="258103727">
                      <w:marLeft w:val="0"/>
                      <w:marRight w:val="0"/>
                      <w:marTop w:val="0"/>
                      <w:marBottom w:val="0"/>
                      <w:divBdr>
                        <w:top w:val="none" w:sz="0" w:space="0" w:color="auto"/>
                        <w:left w:val="none" w:sz="0" w:space="0" w:color="auto"/>
                        <w:bottom w:val="none" w:sz="0" w:space="0" w:color="auto"/>
                        <w:right w:val="none" w:sz="0" w:space="0" w:color="auto"/>
                      </w:divBdr>
                      <w:divsChild>
                        <w:div w:id="809714089">
                          <w:marLeft w:val="0"/>
                          <w:marRight w:val="0"/>
                          <w:marTop w:val="0"/>
                          <w:marBottom w:val="0"/>
                          <w:divBdr>
                            <w:top w:val="none" w:sz="0" w:space="0" w:color="auto"/>
                            <w:left w:val="none" w:sz="0" w:space="0" w:color="auto"/>
                            <w:bottom w:val="none" w:sz="0" w:space="0" w:color="auto"/>
                            <w:right w:val="none" w:sz="0" w:space="0" w:color="auto"/>
                          </w:divBdr>
                          <w:divsChild>
                            <w:div w:id="636568412">
                              <w:marLeft w:val="0"/>
                              <w:marRight w:val="0"/>
                              <w:marTop w:val="0"/>
                              <w:marBottom w:val="0"/>
                              <w:divBdr>
                                <w:top w:val="none" w:sz="0" w:space="0" w:color="auto"/>
                                <w:left w:val="none" w:sz="0" w:space="0" w:color="auto"/>
                                <w:bottom w:val="none" w:sz="0" w:space="0" w:color="auto"/>
                                <w:right w:val="none" w:sz="0" w:space="0" w:color="auto"/>
                              </w:divBdr>
                              <w:divsChild>
                                <w:div w:id="1339313181">
                                  <w:marLeft w:val="0"/>
                                  <w:marRight w:val="0"/>
                                  <w:marTop w:val="0"/>
                                  <w:marBottom w:val="0"/>
                                  <w:divBdr>
                                    <w:top w:val="none" w:sz="0" w:space="0" w:color="auto"/>
                                    <w:left w:val="none" w:sz="0" w:space="0" w:color="auto"/>
                                    <w:bottom w:val="none" w:sz="0" w:space="0" w:color="auto"/>
                                    <w:right w:val="none" w:sz="0" w:space="0" w:color="auto"/>
                                  </w:divBdr>
                                  <w:divsChild>
                                    <w:div w:id="1326401239">
                                      <w:marLeft w:val="0"/>
                                      <w:marRight w:val="0"/>
                                      <w:marTop w:val="0"/>
                                      <w:marBottom w:val="0"/>
                                      <w:divBdr>
                                        <w:top w:val="none" w:sz="0" w:space="0" w:color="auto"/>
                                        <w:left w:val="none" w:sz="0" w:space="0" w:color="auto"/>
                                        <w:bottom w:val="none" w:sz="0" w:space="0" w:color="auto"/>
                                        <w:right w:val="none" w:sz="0" w:space="0" w:color="auto"/>
                                      </w:divBdr>
                                      <w:divsChild>
                                        <w:div w:id="1742799240">
                                          <w:marLeft w:val="0"/>
                                          <w:marRight w:val="0"/>
                                          <w:marTop w:val="0"/>
                                          <w:marBottom w:val="0"/>
                                          <w:divBdr>
                                            <w:top w:val="none" w:sz="0" w:space="0" w:color="auto"/>
                                            <w:left w:val="none" w:sz="0" w:space="0" w:color="auto"/>
                                            <w:bottom w:val="none" w:sz="0" w:space="0" w:color="auto"/>
                                            <w:right w:val="none" w:sz="0" w:space="0" w:color="auto"/>
                                          </w:divBdr>
                                          <w:divsChild>
                                            <w:div w:id="2003853408">
                                              <w:marLeft w:val="0"/>
                                              <w:marRight w:val="0"/>
                                              <w:marTop w:val="0"/>
                                              <w:marBottom w:val="0"/>
                                              <w:divBdr>
                                                <w:top w:val="none" w:sz="0" w:space="0" w:color="auto"/>
                                                <w:left w:val="none" w:sz="0" w:space="0" w:color="auto"/>
                                                <w:bottom w:val="none" w:sz="0" w:space="0" w:color="auto"/>
                                                <w:right w:val="none" w:sz="0" w:space="0" w:color="auto"/>
                                              </w:divBdr>
                                              <w:divsChild>
                                                <w:div w:id="1638297214">
                                                  <w:marLeft w:val="0"/>
                                                  <w:marRight w:val="0"/>
                                                  <w:marTop w:val="0"/>
                                                  <w:marBottom w:val="0"/>
                                                  <w:divBdr>
                                                    <w:top w:val="none" w:sz="0" w:space="0" w:color="auto"/>
                                                    <w:left w:val="none" w:sz="0" w:space="0" w:color="auto"/>
                                                    <w:bottom w:val="none" w:sz="0" w:space="0" w:color="auto"/>
                                                    <w:right w:val="none" w:sz="0" w:space="0" w:color="auto"/>
                                                  </w:divBdr>
                                                  <w:divsChild>
                                                    <w:div w:id="495729884">
                                                      <w:marLeft w:val="0"/>
                                                      <w:marRight w:val="0"/>
                                                      <w:marTop w:val="0"/>
                                                      <w:marBottom w:val="0"/>
                                                      <w:divBdr>
                                                        <w:top w:val="none" w:sz="0" w:space="0" w:color="auto"/>
                                                        <w:left w:val="none" w:sz="0" w:space="0" w:color="auto"/>
                                                        <w:bottom w:val="none" w:sz="0" w:space="0" w:color="auto"/>
                                                        <w:right w:val="none" w:sz="0" w:space="0" w:color="auto"/>
                                                      </w:divBdr>
                                                      <w:divsChild>
                                                        <w:div w:id="1858352232">
                                                          <w:marLeft w:val="0"/>
                                                          <w:marRight w:val="0"/>
                                                          <w:marTop w:val="0"/>
                                                          <w:marBottom w:val="0"/>
                                                          <w:divBdr>
                                                            <w:top w:val="none" w:sz="0" w:space="0" w:color="auto"/>
                                                            <w:left w:val="none" w:sz="0" w:space="0" w:color="auto"/>
                                                            <w:bottom w:val="none" w:sz="0" w:space="0" w:color="auto"/>
                                                            <w:right w:val="none" w:sz="0" w:space="0" w:color="auto"/>
                                                          </w:divBdr>
                                                          <w:divsChild>
                                                            <w:div w:id="805202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52279043">
      <w:bodyDiv w:val="1"/>
      <w:marLeft w:val="0"/>
      <w:marRight w:val="0"/>
      <w:marTop w:val="0"/>
      <w:marBottom w:val="0"/>
      <w:divBdr>
        <w:top w:val="none" w:sz="0" w:space="0" w:color="auto"/>
        <w:left w:val="none" w:sz="0" w:space="0" w:color="auto"/>
        <w:bottom w:val="none" w:sz="0" w:space="0" w:color="auto"/>
        <w:right w:val="none" w:sz="0" w:space="0" w:color="auto"/>
      </w:divBdr>
      <w:divsChild>
        <w:div w:id="590699350">
          <w:marLeft w:val="0"/>
          <w:marRight w:val="0"/>
          <w:marTop w:val="0"/>
          <w:marBottom w:val="0"/>
          <w:divBdr>
            <w:top w:val="none" w:sz="0" w:space="0" w:color="auto"/>
            <w:left w:val="none" w:sz="0" w:space="0" w:color="auto"/>
            <w:bottom w:val="none" w:sz="0" w:space="0" w:color="auto"/>
            <w:right w:val="none" w:sz="0" w:space="0" w:color="auto"/>
          </w:divBdr>
          <w:divsChild>
            <w:div w:id="996033898">
              <w:marLeft w:val="0"/>
              <w:marRight w:val="0"/>
              <w:marTop w:val="0"/>
              <w:marBottom w:val="0"/>
              <w:divBdr>
                <w:top w:val="none" w:sz="0" w:space="0" w:color="auto"/>
                <w:left w:val="none" w:sz="0" w:space="0" w:color="auto"/>
                <w:bottom w:val="none" w:sz="0" w:space="0" w:color="auto"/>
                <w:right w:val="none" w:sz="0" w:space="0" w:color="auto"/>
              </w:divBdr>
              <w:divsChild>
                <w:div w:id="1828745829">
                  <w:marLeft w:val="0"/>
                  <w:marRight w:val="0"/>
                  <w:marTop w:val="0"/>
                  <w:marBottom w:val="0"/>
                  <w:divBdr>
                    <w:top w:val="none" w:sz="0" w:space="0" w:color="auto"/>
                    <w:left w:val="none" w:sz="0" w:space="0" w:color="auto"/>
                    <w:bottom w:val="none" w:sz="0" w:space="0" w:color="auto"/>
                    <w:right w:val="none" w:sz="0" w:space="0" w:color="auto"/>
                  </w:divBdr>
                  <w:divsChild>
                    <w:div w:id="2011522265">
                      <w:marLeft w:val="0"/>
                      <w:marRight w:val="0"/>
                      <w:marTop w:val="0"/>
                      <w:marBottom w:val="0"/>
                      <w:divBdr>
                        <w:top w:val="none" w:sz="0" w:space="0" w:color="auto"/>
                        <w:left w:val="none" w:sz="0" w:space="0" w:color="auto"/>
                        <w:bottom w:val="none" w:sz="0" w:space="0" w:color="auto"/>
                        <w:right w:val="none" w:sz="0" w:space="0" w:color="auto"/>
                      </w:divBdr>
                      <w:divsChild>
                        <w:div w:id="193730925">
                          <w:marLeft w:val="0"/>
                          <w:marRight w:val="0"/>
                          <w:marTop w:val="0"/>
                          <w:marBottom w:val="0"/>
                          <w:divBdr>
                            <w:top w:val="none" w:sz="0" w:space="0" w:color="auto"/>
                            <w:left w:val="none" w:sz="0" w:space="0" w:color="auto"/>
                            <w:bottom w:val="none" w:sz="0" w:space="0" w:color="auto"/>
                            <w:right w:val="none" w:sz="0" w:space="0" w:color="auto"/>
                          </w:divBdr>
                          <w:divsChild>
                            <w:div w:id="1797793535">
                              <w:marLeft w:val="0"/>
                              <w:marRight w:val="0"/>
                              <w:marTop w:val="0"/>
                              <w:marBottom w:val="0"/>
                              <w:divBdr>
                                <w:top w:val="none" w:sz="0" w:space="0" w:color="auto"/>
                                <w:left w:val="none" w:sz="0" w:space="0" w:color="auto"/>
                                <w:bottom w:val="none" w:sz="0" w:space="0" w:color="auto"/>
                                <w:right w:val="none" w:sz="0" w:space="0" w:color="auto"/>
                              </w:divBdr>
                              <w:divsChild>
                                <w:div w:id="1016880180">
                                  <w:marLeft w:val="0"/>
                                  <w:marRight w:val="0"/>
                                  <w:marTop w:val="0"/>
                                  <w:marBottom w:val="0"/>
                                  <w:divBdr>
                                    <w:top w:val="none" w:sz="0" w:space="0" w:color="auto"/>
                                    <w:left w:val="none" w:sz="0" w:space="0" w:color="auto"/>
                                    <w:bottom w:val="none" w:sz="0" w:space="0" w:color="auto"/>
                                    <w:right w:val="none" w:sz="0" w:space="0" w:color="auto"/>
                                  </w:divBdr>
                                  <w:divsChild>
                                    <w:div w:id="2073041993">
                                      <w:marLeft w:val="0"/>
                                      <w:marRight w:val="0"/>
                                      <w:marTop w:val="0"/>
                                      <w:marBottom w:val="0"/>
                                      <w:divBdr>
                                        <w:top w:val="none" w:sz="0" w:space="0" w:color="auto"/>
                                        <w:left w:val="none" w:sz="0" w:space="0" w:color="auto"/>
                                        <w:bottom w:val="none" w:sz="0" w:space="0" w:color="auto"/>
                                        <w:right w:val="none" w:sz="0" w:space="0" w:color="auto"/>
                                      </w:divBdr>
                                      <w:divsChild>
                                        <w:div w:id="1971015362">
                                          <w:marLeft w:val="0"/>
                                          <w:marRight w:val="0"/>
                                          <w:marTop w:val="0"/>
                                          <w:marBottom w:val="0"/>
                                          <w:divBdr>
                                            <w:top w:val="none" w:sz="0" w:space="0" w:color="auto"/>
                                            <w:left w:val="none" w:sz="0" w:space="0" w:color="auto"/>
                                            <w:bottom w:val="none" w:sz="0" w:space="0" w:color="auto"/>
                                            <w:right w:val="none" w:sz="0" w:space="0" w:color="auto"/>
                                          </w:divBdr>
                                          <w:divsChild>
                                            <w:div w:id="1655059536">
                                              <w:marLeft w:val="0"/>
                                              <w:marRight w:val="0"/>
                                              <w:marTop w:val="0"/>
                                              <w:marBottom w:val="0"/>
                                              <w:divBdr>
                                                <w:top w:val="none" w:sz="0" w:space="0" w:color="auto"/>
                                                <w:left w:val="none" w:sz="0" w:space="0" w:color="auto"/>
                                                <w:bottom w:val="none" w:sz="0" w:space="0" w:color="auto"/>
                                                <w:right w:val="none" w:sz="0" w:space="0" w:color="auto"/>
                                              </w:divBdr>
                                              <w:divsChild>
                                                <w:div w:id="1167018529">
                                                  <w:marLeft w:val="0"/>
                                                  <w:marRight w:val="0"/>
                                                  <w:marTop w:val="0"/>
                                                  <w:marBottom w:val="0"/>
                                                  <w:divBdr>
                                                    <w:top w:val="none" w:sz="0" w:space="0" w:color="auto"/>
                                                    <w:left w:val="none" w:sz="0" w:space="0" w:color="auto"/>
                                                    <w:bottom w:val="none" w:sz="0" w:space="0" w:color="auto"/>
                                                    <w:right w:val="none" w:sz="0" w:space="0" w:color="auto"/>
                                                  </w:divBdr>
                                                  <w:divsChild>
                                                    <w:div w:id="1825850721">
                                                      <w:marLeft w:val="0"/>
                                                      <w:marRight w:val="0"/>
                                                      <w:marTop w:val="0"/>
                                                      <w:marBottom w:val="0"/>
                                                      <w:divBdr>
                                                        <w:top w:val="none" w:sz="0" w:space="0" w:color="auto"/>
                                                        <w:left w:val="none" w:sz="0" w:space="0" w:color="auto"/>
                                                        <w:bottom w:val="none" w:sz="0" w:space="0" w:color="auto"/>
                                                        <w:right w:val="none" w:sz="0" w:space="0" w:color="auto"/>
                                                      </w:divBdr>
                                                      <w:divsChild>
                                                        <w:div w:id="1786268657">
                                                          <w:marLeft w:val="0"/>
                                                          <w:marRight w:val="0"/>
                                                          <w:marTop w:val="0"/>
                                                          <w:marBottom w:val="0"/>
                                                          <w:divBdr>
                                                            <w:top w:val="none" w:sz="0" w:space="0" w:color="auto"/>
                                                            <w:left w:val="none" w:sz="0" w:space="0" w:color="auto"/>
                                                            <w:bottom w:val="none" w:sz="0" w:space="0" w:color="auto"/>
                                                            <w:right w:val="none" w:sz="0" w:space="0" w:color="auto"/>
                                                          </w:divBdr>
                                                          <w:divsChild>
                                                            <w:div w:id="63846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63149653">
      <w:bodyDiv w:val="1"/>
      <w:marLeft w:val="0"/>
      <w:marRight w:val="0"/>
      <w:marTop w:val="0"/>
      <w:marBottom w:val="0"/>
      <w:divBdr>
        <w:top w:val="none" w:sz="0" w:space="0" w:color="auto"/>
        <w:left w:val="none" w:sz="0" w:space="0" w:color="auto"/>
        <w:bottom w:val="none" w:sz="0" w:space="0" w:color="auto"/>
        <w:right w:val="none" w:sz="0" w:space="0" w:color="auto"/>
      </w:divBdr>
      <w:divsChild>
        <w:div w:id="842934045">
          <w:marLeft w:val="0"/>
          <w:marRight w:val="0"/>
          <w:marTop w:val="0"/>
          <w:marBottom w:val="0"/>
          <w:divBdr>
            <w:top w:val="none" w:sz="0" w:space="0" w:color="auto"/>
            <w:left w:val="none" w:sz="0" w:space="0" w:color="auto"/>
            <w:bottom w:val="none" w:sz="0" w:space="0" w:color="auto"/>
            <w:right w:val="none" w:sz="0" w:space="0" w:color="auto"/>
          </w:divBdr>
          <w:divsChild>
            <w:div w:id="1639843995">
              <w:marLeft w:val="0"/>
              <w:marRight w:val="0"/>
              <w:marTop w:val="0"/>
              <w:marBottom w:val="0"/>
              <w:divBdr>
                <w:top w:val="none" w:sz="0" w:space="0" w:color="auto"/>
                <w:left w:val="none" w:sz="0" w:space="0" w:color="auto"/>
                <w:bottom w:val="none" w:sz="0" w:space="0" w:color="auto"/>
                <w:right w:val="none" w:sz="0" w:space="0" w:color="auto"/>
              </w:divBdr>
              <w:divsChild>
                <w:div w:id="1533835525">
                  <w:marLeft w:val="0"/>
                  <w:marRight w:val="0"/>
                  <w:marTop w:val="0"/>
                  <w:marBottom w:val="0"/>
                  <w:divBdr>
                    <w:top w:val="none" w:sz="0" w:space="0" w:color="auto"/>
                    <w:left w:val="none" w:sz="0" w:space="0" w:color="auto"/>
                    <w:bottom w:val="none" w:sz="0" w:space="0" w:color="auto"/>
                    <w:right w:val="none" w:sz="0" w:space="0" w:color="auto"/>
                  </w:divBdr>
                  <w:divsChild>
                    <w:div w:id="1874609036">
                      <w:marLeft w:val="0"/>
                      <w:marRight w:val="0"/>
                      <w:marTop w:val="0"/>
                      <w:marBottom w:val="0"/>
                      <w:divBdr>
                        <w:top w:val="none" w:sz="0" w:space="0" w:color="auto"/>
                        <w:left w:val="none" w:sz="0" w:space="0" w:color="auto"/>
                        <w:bottom w:val="none" w:sz="0" w:space="0" w:color="auto"/>
                        <w:right w:val="none" w:sz="0" w:space="0" w:color="auto"/>
                      </w:divBdr>
                      <w:divsChild>
                        <w:div w:id="1449930401">
                          <w:marLeft w:val="0"/>
                          <w:marRight w:val="0"/>
                          <w:marTop w:val="0"/>
                          <w:marBottom w:val="0"/>
                          <w:divBdr>
                            <w:top w:val="none" w:sz="0" w:space="0" w:color="auto"/>
                            <w:left w:val="none" w:sz="0" w:space="0" w:color="auto"/>
                            <w:bottom w:val="none" w:sz="0" w:space="0" w:color="auto"/>
                            <w:right w:val="none" w:sz="0" w:space="0" w:color="auto"/>
                          </w:divBdr>
                          <w:divsChild>
                            <w:div w:id="1406758685">
                              <w:marLeft w:val="0"/>
                              <w:marRight w:val="0"/>
                              <w:marTop w:val="0"/>
                              <w:marBottom w:val="0"/>
                              <w:divBdr>
                                <w:top w:val="none" w:sz="0" w:space="0" w:color="auto"/>
                                <w:left w:val="none" w:sz="0" w:space="0" w:color="auto"/>
                                <w:bottom w:val="none" w:sz="0" w:space="0" w:color="auto"/>
                                <w:right w:val="none" w:sz="0" w:space="0" w:color="auto"/>
                              </w:divBdr>
                              <w:divsChild>
                                <w:div w:id="268129405">
                                  <w:marLeft w:val="0"/>
                                  <w:marRight w:val="0"/>
                                  <w:marTop w:val="0"/>
                                  <w:marBottom w:val="0"/>
                                  <w:divBdr>
                                    <w:top w:val="none" w:sz="0" w:space="0" w:color="auto"/>
                                    <w:left w:val="none" w:sz="0" w:space="0" w:color="auto"/>
                                    <w:bottom w:val="none" w:sz="0" w:space="0" w:color="auto"/>
                                    <w:right w:val="none" w:sz="0" w:space="0" w:color="auto"/>
                                  </w:divBdr>
                                  <w:divsChild>
                                    <w:div w:id="1640770590">
                                      <w:marLeft w:val="0"/>
                                      <w:marRight w:val="0"/>
                                      <w:marTop w:val="0"/>
                                      <w:marBottom w:val="0"/>
                                      <w:divBdr>
                                        <w:top w:val="none" w:sz="0" w:space="0" w:color="auto"/>
                                        <w:left w:val="none" w:sz="0" w:space="0" w:color="auto"/>
                                        <w:bottom w:val="none" w:sz="0" w:space="0" w:color="auto"/>
                                        <w:right w:val="none" w:sz="0" w:space="0" w:color="auto"/>
                                      </w:divBdr>
                                      <w:divsChild>
                                        <w:div w:id="609751013">
                                          <w:marLeft w:val="0"/>
                                          <w:marRight w:val="0"/>
                                          <w:marTop w:val="0"/>
                                          <w:marBottom w:val="0"/>
                                          <w:divBdr>
                                            <w:top w:val="none" w:sz="0" w:space="0" w:color="auto"/>
                                            <w:left w:val="none" w:sz="0" w:space="0" w:color="auto"/>
                                            <w:bottom w:val="none" w:sz="0" w:space="0" w:color="auto"/>
                                            <w:right w:val="none" w:sz="0" w:space="0" w:color="auto"/>
                                          </w:divBdr>
                                          <w:divsChild>
                                            <w:div w:id="492184886">
                                              <w:marLeft w:val="0"/>
                                              <w:marRight w:val="0"/>
                                              <w:marTop w:val="0"/>
                                              <w:marBottom w:val="0"/>
                                              <w:divBdr>
                                                <w:top w:val="none" w:sz="0" w:space="0" w:color="auto"/>
                                                <w:left w:val="none" w:sz="0" w:space="0" w:color="auto"/>
                                                <w:bottom w:val="none" w:sz="0" w:space="0" w:color="auto"/>
                                                <w:right w:val="none" w:sz="0" w:space="0" w:color="auto"/>
                                              </w:divBdr>
                                              <w:divsChild>
                                                <w:div w:id="1040319112">
                                                  <w:marLeft w:val="0"/>
                                                  <w:marRight w:val="0"/>
                                                  <w:marTop w:val="0"/>
                                                  <w:marBottom w:val="0"/>
                                                  <w:divBdr>
                                                    <w:top w:val="none" w:sz="0" w:space="0" w:color="auto"/>
                                                    <w:left w:val="none" w:sz="0" w:space="0" w:color="auto"/>
                                                    <w:bottom w:val="none" w:sz="0" w:space="0" w:color="auto"/>
                                                    <w:right w:val="none" w:sz="0" w:space="0" w:color="auto"/>
                                                  </w:divBdr>
                                                  <w:divsChild>
                                                    <w:div w:id="410007034">
                                                      <w:marLeft w:val="0"/>
                                                      <w:marRight w:val="0"/>
                                                      <w:marTop w:val="0"/>
                                                      <w:marBottom w:val="0"/>
                                                      <w:divBdr>
                                                        <w:top w:val="none" w:sz="0" w:space="0" w:color="auto"/>
                                                        <w:left w:val="none" w:sz="0" w:space="0" w:color="auto"/>
                                                        <w:bottom w:val="none" w:sz="0" w:space="0" w:color="auto"/>
                                                        <w:right w:val="none" w:sz="0" w:space="0" w:color="auto"/>
                                                      </w:divBdr>
                                                      <w:divsChild>
                                                        <w:div w:id="570312986">
                                                          <w:marLeft w:val="0"/>
                                                          <w:marRight w:val="0"/>
                                                          <w:marTop w:val="0"/>
                                                          <w:marBottom w:val="0"/>
                                                          <w:divBdr>
                                                            <w:top w:val="none" w:sz="0" w:space="0" w:color="auto"/>
                                                            <w:left w:val="none" w:sz="0" w:space="0" w:color="auto"/>
                                                            <w:bottom w:val="none" w:sz="0" w:space="0" w:color="auto"/>
                                                            <w:right w:val="none" w:sz="0" w:space="0" w:color="auto"/>
                                                          </w:divBdr>
                                                          <w:divsChild>
                                                            <w:div w:id="220752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66157858">
      <w:bodyDiv w:val="1"/>
      <w:marLeft w:val="0"/>
      <w:marRight w:val="0"/>
      <w:marTop w:val="0"/>
      <w:marBottom w:val="0"/>
      <w:divBdr>
        <w:top w:val="none" w:sz="0" w:space="0" w:color="auto"/>
        <w:left w:val="none" w:sz="0" w:space="0" w:color="auto"/>
        <w:bottom w:val="none" w:sz="0" w:space="0" w:color="auto"/>
        <w:right w:val="none" w:sz="0" w:space="0" w:color="auto"/>
      </w:divBdr>
      <w:divsChild>
        <w:div w:id="1314137751">
          <w:marLeft w:val="0"/>
          <w:marRight w:val="0"/>
          <w:marTop w:val="0"/>
          <w:marBottom w:val="0"/>
          <w:divBdr>
            <w:top w:val="none" w:sz="0" w:space="0" w:color="auto"/>
            <w:left w:val="none" w:sz="0" w:space="0" w:color="auto"/>
            <w:bottom w:val="none" w:sz="0" w:space="0" w:color="auto"/>
            <w:right w:val="none" w:sz="0" w:space="0" w:color="auto"/>
          </w:divBdr>
          <w:divsChild>
            <w:div w:id="1233197577">
              <w:marLeft w:val="0"/>
              <w:marRight w:val="0"/>
              <w:marTop w:val="0"/>
              <w:marBottom w:val="0"/>
              <w:divBdr>
                <w:top w:val="none" w:sz="0" w:space="0" w:color="auto"/>
                <w:left w:val="none" w:sz="0" w:space="0" w:color="auto"/>
                <w:bottom w:val="none" w:sz="0" w:space="0" w:color="auto"/>
                <w:right w:val="none" w:sz="0" w:space="0" w:color="auto"/>
              </w:divBdr>
              <w:divsChild>
                <w:div w:id="351079607">
                  <w:marLeft w:val="0"/>
                  <w:marRight w:val="0"/>
                  <w:marTop w:val="0"/>
                  <w:marBottom w:val="0"/>
                  <w:divBdr>
                    <w:top w:val="none" w:sz="0" w:space="0" w:color="auto"/>
                    <w:left w:val="none" w:sz="0" w:space="0" w:color="auto"/>
                    <w:bottom w:val="none" w:sz="0" w:space="0" w:color="auto"/>
                    <w:right w:val="none" w:sz="0" w:space="0" w:color="auto"/>
                  </w:divBdr>
                  <w:divsChild>
                    <w:div w:id="1256017789">
                      <w:marLeft w:val="0"/>
                      <w:marRight w:val="0"/>
                      <w:marTop w:val="0"/>
                      <w:marBottom w:val="0"/>
                      <w:divBdr>
                        <w:top w:val="none" w:sz="0" w:space="0" w:color="auto"/>
                        <w:left w:val="none" w:sz="0" w:space="0" w:color="auto"/>
                        <w:bottom w:val="none" w:sz="0" w:space="0" w:color="auto"/>
                        <w:right w:val="none" w:sz="0" w:space="0" w:color="auto"/>
                      </w:divBdr>
                      <w:divsChild>
                        <w:div w:id="226647849">
                          <w:marLeft w:val="0"/>
                          <w:marRight w:val="0"/>
                          <w:marTop w:val="0"/>
                          <w:marBottom w:val="0"/>
                          <w:divBdr>
                            <w:top w:val="none" w:sz="0" w:space="0" w:color="auto"/>
                            <w:left w:val="none" w:sz="0" w:space="0" w:color="auto"/>
                            <w:bottom w:val="none" w:sz="0" w:space="0" w:color="auto"/>
                            <w:right w:val="none" w:sz="0" w:space="0" w:color="auto"/>
                          </w:divBdr>
                          <w:divsChild>
                            <w:div w:id="1825009535">
                              <w:marLeft w:val="0"/>
                              <w:marRight w:val="0"/>
                              <w:marTop w:val="0"/>
                              <w:marBottom w:val="0"/>
                              <w:divBdr>
                                <w:top w:val="none" w:sz="0" w:space="0" w:color="auto"/>
                                <w:left w:val="none" w:sz="0" w:space="0" w:color="auto"/>
                                <w:bottom w:val="none" w:sz="0" w:space="0" w:color="auto"/>
                                <w:right w:val="none" w:sz="0" w:space="0" w:color="auto"/>
                              </w:divBdr>
                              <w:divsChild>
                                <w:div w:id="2033609812">
                                  <w:marLeft w:val="0"/>
                                  <w:marRight w:val="0"/>
                                  <w:marTop w:val="0"/>
                                  <w:marBottom w:val="0"/>
                                  <w:divBdr>
                                    <w:top w:val="none" w:sz="0" w:space="0" w:color="auto"/>
                                    <w:left w:val="none" w:sz="0" w:space="0" w:color="auto"/>
                                    <w:bottom w:val="none" w:sz="0" w:space="0" w:color="auto"/>
                                    <w:right w:val="none" w:sz="0" w:space="0" w:color="auto"/>
                                  </w:divBdr>
                                  <w:divsChild>
                                    <w:div w:id="1386176595">
                                      <w:marLeft w:val="0"/>
                                      <w:marRight w:val="0"/>
                                      <w:marTop w:val="0"/>
                                      <w:marBottom w:val="0"/>
                                      <w:divBdr>
                                        <w:top w:val="none" w:sz="0" w:space="0" w:color="auto"/>
                                        <w:left w:val="none" w:sz="0" w:space="0" w:color="auto"/>
                                        <w:bottom w:val="none" w:sz="0" w:space="0" w:color="auto"/>
                                        <w:right w:val="none" w:sz="0" w:space="0" w:color="auto"/>
                                      </w:divBdr>
                                      <w:divsChild>
                                        <w:div w:id="921376321">
                                          <w:marLeft w:val="0"/>
                                          <w:marRight w:val="0"/>
                                          <w:marTop w:val="0"/>
                                          <w:marBottom w:val="0"/>
                                          <w:divBdr>
                                            <w:top w:val="none" w:sz="0" w:space="0" w:color="auto"/>
                                            <w:left w:val="none" w:sz="0" w:space="0" w:color="auto"/>
                                            <w:bottom w:val="none" w:sz="0" w:space="0" w:color="auto"/>
                                            <w:right w:val="none" w:sz="0" w:space="0" w:color="auto"/>
                                          </w:divBdr>
                                          <w:divsChild>
                                            <w:div w:id="455173335">
                                              <w:marLeft w:val="0"/>
                                              <w:marRight w:val="0"/>
                                              <w:marTop w:val="0"/>
                                              <w:marBottom w:val="0"/>
                                              <w:divBdr>
                                                <w:top w:val="none" w:sz="0" w:space="0" w:color="auto"/>
                                                <w:left w:val="none" w:sz="0" w:space="0" w:color="auto"/>
                                                <w:bottom w:val="none" w:sz="0" w:space="0" w:color="auto"/>
                                                <w:right w:val="none" w:sz="0" w:space="0" w:color="auto"/>
                                              </w:divBdr>
                                              <w:divsChild>
                                                <w:div w:id="1268460427">
                                                  <w:marLeft w:val="0"/>
                                                  <w:marRight w:val="0"/>
                                                  <w:marTop w:val="0"/>
                                                  <w:marBottom w:val="0"/>
                                                  <w:divBdr>
                                                    <w:top w:val="none" w:sz="0" w:space="0" w:color="auto"/>
                                                    <w:left w:val="none" w:sz="0" w:space="0" w:color="auto"/>
                                                    <w:bottom w:val="none" w:sz="0" w:space="0" w:color="auto"/>
                                                    <w:right w:val="none" w:sz="0" w:space="0" w:color="auto"/>
                                                  </w:divBdr>
                                                  <w:divsChild>
                                                    <w:div w:id="544408144">
                                                      <w:marLeft w:val="0"/>
                                                      <w:marRight w:val="0"/>
                                                      <w:marTop w:val="0"/>
                                                      <w:marBottom w:val="0"/>
                                                      <w:divBdr>
                                                        <w:top w:val="none" w:sz="0" w:space="0" w:color="auto"/>
                                                        <w:left w:val="none" w:sz="0" w:space="0" w:color="auto"/>
                                                        <w:bottom w:val="none" w:sz="0" w:space="0" w:color="auto"/>
                                                        <w:right w:val="none" w:sz="0" w:space="0" w:color="auto"/>
                                                      </w:divBdr>
                                                      <w:divsChild>
                                                        <w:div w:id="232201135">
                                                          <w:marLeft w:val="0"/>
                                                          <w:marRight w:val="0"/>
                                                          <w:marTop w:val="0"/>
                                                          <w:marBottom w:val="0"/>
                                                          <w:divBdr>
                                                            <w:top w:val="none" w:sz="0" w:space="0" w:color="auto"/>
                                                            <w:left w:val="none" w:sz="0" w:space="0" w:color="auto"/>
                                                            <w:bottom w:val="none" w:sz="0" w:space="0" w:color="auto"/>
                                                            <w:right w:val="none" w:sz="0" w:space="0" w:color="auto"/>
                                                          </w:divBdr>
                                                          <w:divsChild>
                                                            <w:div w:id="784808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307368202">
      <w:bodyDiv w:val="1"/>
      <w:marLeft w:val="0"/>
      <w:marRight w:val="0"/>
      <w:marTop w:val="0"/>
      <w:marBottom w:val="0"/>
      <w:divBdr>
        <w:top w:val="none" w:sz="0" w:space="0" w:color="auto"/>
        <w:left w:val="none" w:sz="0" w:space="0" w:color="auto"/>
        <w:bottom w:val="none" w:sz="0" w:space="0" w:color="auto"/>
        <w:right w:val="none" w:sz="0" w:space="0" w:color="auto"/>
      </w:divBdr>
      <w:divsChild>
        <w:div w:id="1422723520">
          <w:marLeft w:val="0"/>
          <w:marRight w:val="0"/>
          <w:marTop w:val="0"/>
          <w:marBottom w:val="0"/>
          <w:divBdr>
            <w:top w:val="none" w:sz="0" w:space="0" w:color="auto"/>
            <w:left w:val="none" w:sz="0" w:space="0" w:color="auto"/>
            <w:bottom w:val="none" w:sz="0" w:space="0" w:color="auto"/>
            <w:right w:val="none" w:sz="0" w:space="0" w:color="auto"/>
          </w:divBdr>
          <w:divsChild>
            <w:div w:id="1166290255">
              <w:marLeft w:val="0"/>
              <w:marRight w:val="0"/>
              <w:marTop w:val="0"/>
              <w:marBottom w:val="0"/>
              <w:divBdr>
                <w:top w:val="none" w:sz="0" w:space="0" w:color="auto"/>
                <w:left w:val="none" w:sz="0" w:space="0" w:color="auto"/>
                <w:bottom w:val="none" w:sz="0" w:space="0" w:color="auto"/>
                <w:right w:val="none" w:sz="0" w:space="0" w:color="auto"/>
              </w:divBdr>
              <w:divsChild>
                <w:div w:id="325133393">
                  <w:marLeft w:val="0"/>
                  <w:marRight w:val="0"/>
                  <w:marTop w:val="0"/>
                  <w:marBottom w:val="0"/>
                  <w:divBdr>
                    <w:top w:val="none" w:sz="0" w:space="0" w:color="auto"/>
                    <w:left w:val="none" w:sz="0" w:space="0" w:color="auto"/>
                    <w:bottom w:val="none" w:sz="0" w:space="0" w:color="auto"/>
                    <w:right w:val="none" w:sz="0" w:space="0" w:color="auto"/>
                  </w:divBdr>
                  <w:divsChild>
                    <w:div w:id="634995056">
                      <w:marLeft w:val="0"/>
                      <w:marRight w:val="0"/>
                      <w:marTop w:val="0"/>
                      <w:marBottom w:val="0"/>
                      <w:divBdr>
                        <w:top w:val="none" w:sz="0" w:space="0" w:color="auto"/>
                        <w:left w:val="none" w:sz="0" w:space="0" w:color="auto"/>
                        <w:bottom w:val="none" w:sz="0" w:space="0" w:color="auto"/>
                        <w:right w:val="none" w:sz="0" w:space="0" w:color="auto"/>
                      </w:divBdr>
                      <w:divsChild>
                        <w:div w:id="1873572763">
                          <w:marLeft w:val="0"/>
                          <w:marRight w:val="0"/>
                          <w:marTop w:val="0"/>
                          <w:marBottom w:val="0"/>
                          <w:divBdr>
                            <w:top w:val="none" w:sz="0" w:space="0" w:color="auto"/>
                            <w:left w:val="none" w:sz="0" w:space="0" w:color="auto"/>
                            <w:bottom w:val="none" w:sz="0" w:space="0" w:color="auto"/>
                            <w:right w:val="none" w:sz="0" w:space="0" w:color="auto"/>
                          </w:divBdr>
                          <w:divsChild>
                            <w:div w:id="451098667">
                              <w:marLeft w:val="0"/>
                              <w:marRight w:val="0"/>
                              <w:marTop w:val="0"/>
                              <w:marBottom w:val="0"/>
                              <w:divBdr>
                                <w:top w:val="none" w:sz="0" w:space="0" w:color="auto"/>
                                <w:left w:val="none" w:sz="0" w:space="0" w:color="auto"/>
                                <w:bottom w:val="none" w:sz="0" w:space="0" w:color="auto"/>
                                <w:right w:val="none" w:sz="0" w:space="0" w:color="auto"/>
                              </w:divBdr>
                              <w:divsChild>
                                <w:div w:id="1517497938">
                                  <w:marLeft w:val="0"/>
                                  <w:marRight w:val="0"/>
                                  <w:marTop w:val="0"/>
                                  <w:marBottom w:val="0"/>
                                  <w:divBdr>
                                    <w:top w:val="none" w:sz="0" w:space="0" w:color="auto"/>
                                    <w:left w:val="none" w:sz="0" w:space="0" w:color="auto"/>
                                    <w:bottom w:val="none" w:sz="0" w:space="0" w:color="auto"/>
                                    <w:right w:val="none" w:sz="0" w:space="0" w:color="auto"/>
                                  </w:divBdr>
                                  <w:divsChild>
                                    <w:div w:id="1283800928">
                                      <w:marLeft w:val="0"/>
                                      <w:marRight w:val="0"/>
                                      <w:marTop w:val="0"/>
                                      <w:marBottom w:val="0"/>
                                      <w:divBdr>
                                        <w:top w:val="none" w:sz="0" w:space="0" w:color="auto"/>
                                        <w:left w:val="none" w:sz="0" w:space="0" w:color="auto"/>
                                        <w:bottom w:val="none" w:sz="0" w:space="0" w:color="auto"/>
                                        <w:right w:val="none" w:sz="0" w:space="0" w:color="auto"/>
                                      </w:divBdr>
                                      <w:divsChild>
                                        <w:div w:id="1345286577">
                                          <w:marLeft w:val="0"/>
                                          <w:marRight w:val="0"/>
                                          <w:marTop w:val="0"/>
                                          <w:marBottom w:val="0"/>
                                          <w:divBdr>
                                            <w:top w:val="none" w:sz="0" w:space="0" w:color="auto"/>
                                            <w:left w:val="none" w:sz="0" w:space="0" w:color="auto"/>
                                            <w:bottom w:val="none" w:sz="0" w:space="0" w:color="auto"/>
                                            <w:right w:val="none" w:sz="0" w:space="0" w:color="auto"/>
                                          </w:divBdr>
                                          <w:divsChild>
                                            <w:div w:id="2115053316">
                                              <w:marLeft w:val="0"/>
                                              <w:marRight w:val="0"/>
                                              <w:marTop w:val="0"/>
                                              <w:marBottom w:val="0"/>
                                              <w:divBdr>
                                                <w:top w:val="none" w:sz="0" w:space="0" w:color="auto"/>
                                                <w:left w:val="none" w:sz="0" w:space="0" w:color="auto"/>
                                                <w:bottom w:val="none" w:sz="0" w:space="0" w:color="auto"/>
                                                <w:right w:val="none" w:sz="0" w:space="0" w:color="auto"/>
                                              </w:divBdr>
                                              <w:divsChild>
                                                <w:div w:id="310792231">
                                                  <w:marLeft w:val="0"/>
                                                  <w:marRight w:val="0"/>
                                                  <w:marTop w:val="0"/>
                                                  <w:marBottom w:val="0"/>
                                                  <w:divBdr>
                                                    <w:top w:val="none" w:sz="0" w:space="0" w:color="auto"/>
                                                    <w:left w:val="none" w:sz="0" w:space="0" w:color="auto"/>
                                                    <w:bottom w:val="none" w:sz="0" w:space="0" w:color="auto"/>
                                                    <w:right w:val="none" w:sz="0" w:space="0" w:color="auto"/>
                                                  </w:divBdr>
                                                  <w:divsChild>
                                                    <w:div w:id="386688558">
                                                      <w:marLeft w:val="0"/>
                                                      <w:marRight w:val="0"/>
                                                      <w:marTop w:val="0"/>
                                                      <w:marBottom w:val="0"/>
                                                      <w:divBdr>
                                                        <w:top w:val="none" w:sz="0" w:space="0" w:color="auto"/>
                                                        <w:left w:val="none" w:sz="0" w:space="0" w:color="auto"/>
                                                        <w:bottom w:val="none" w:sz="0" w:space="0" w:color="auto"/>
                                                        <w:right w:val="none" w:sz="0" w:space="0" w:color="auto"/>
                                                      </w:divBdr>
                                                      <w:divsChild>
                                                        <w:div w:id="2070691478">
                                                          <w:marLeft w:val="0"/>
                                                          <w:marRight w:val="0"/>
                                                          <w:marTop w:val="0"/>
                                                          <w:marBottom w:val="0"/>
                                                          <w:divBdr>
                                                            <w:top w:val="none" w:sz="0" w:space="0" w:color="auto"/>
                                                            <w:left w:val="none" w:sz="0" w:space="0" w:color="auto"/>
                                                            <w:bottom w:val="none" w:sz="0" w:space="0" w:color="auto"/>
                                                            <w:right w:val="none" w:sz="0" w:space="0" w:color="auto"/>
                                                          </w:divBdr>
                                                          <w:divsChild>
                                                            <w:div w:id="240215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341977994">
      <w:bodyDiv w:val="1"/>
      <w:marLeft w:val="0"/>
      <w:marRight w:val="0"/>
      <w:marTop w:val="0"/>
      <w:marBottom w:val="0"/>
      <w:divBdr>
        <w:top w:val="none" w:sz="0" w:space="0" w:color="auto"/>
        <w:left w:val="none" w:sz="0" w:space="0" w:color="auto"/>
        <w:bottom w:val="none" w:sz="0" w:space="0" w:color="auto"/>
        <w:right w:val="none" w:sz="0" w:space="0" w:color="auto"/>
      </w:divBdr>
      <w:divsChild>
        <w:div w:id="409931774">
          <w:marLeft w:val="0"/>
          <w:marRight w:val="0"/>
          <w:marTop w:val="0"/>
          <w:marBottom w:val="0"/>
          <w:divBdr>
            <w:top w:val="none" w:sz="0" w:space="0" w:color="auto"/>
            <w:left w:val="none" w:sz="0" w:space="0" w:color="auto"/>
            <w:bottom w:val="none" w:sz="0" w:space="0" w:color="auto"/>
            <w:right w:val="none" w:sz="0" w:space="0" w:color="auto"/>
          </w:divBdr>
          <w:divsChild>
            <w:div w:id="95952722">
              <w:marLeft w:val="0"/>
              <w:marRight w:val="0"/>
              <w:marTop w:val="0"/>
              <w:marBottom w:val="0"/>
              <w:divBdr>
                <w:top w:val="none" w:sz="0" w:space="0" w:color="auto"/>
                <w:left w:val="none" w:sz="0" w:space="0" w:color="auto"/>
                <w:bottom w:val="none" w:sz="0" w:space="0" w:color="auto"/>
                <w:right w:val="none" w:sz="0" w:space="0" w:color="auto"/>
              </w:divBdr>
              <w:divsChild>
                <w:div w:id="1843741307">
                  <w:marLeft w:val="0"/>
                  <w:marRight w:val="0"/>
                  <w:marTop w:val="0"/>
                  <w:marBottom w:val="0"/>
                  <w:divBdr>
                    <w:top w:val="none" w:sz="0" w:space="0" w:color="auto"/>
                    <w:left w:val="none" w:sz="0" w:space="0" w:color="auto"/>
                    <w:bottom w:val="none" w:sz="0" w:space="0" w:color="auto"/>
                    <w:right w:val="none" w:sz="0" w:space="0" w:color="auto"/>
                  </w:divBdr>
                  <w:divsChild>
                    <w:div w:id="1619674934">
                      <w:marLeft w:val="0"/>
                      <w:marRight w:val="0"/>
                      <w:marTop w:val="0"/>
                      <w:marBottom w:val="0"/>
                      <w:divBdr>
                        <w:top w:val="none" w:sz="0" w:space="0" w:color="auto"/>
                        <w:left w:val="none" w:sz="0" w:space="0" w:color="auto"/>
                        <w:bottom w:val="none" w:sz="0" w:space="0" w:color="auto"/>
                        <w:right w:val="none" w:sz="0" w:space="0" w:color="auto"/>
                      </w:divBdr>
                      <w:divsChild>
                        <w:div w:id="1238591571">
                          <w:marLeft w:val="0"/>
                          <w:marRight w:val="0"/>
                          <w:marTop w:val="0"/>
                          <w:marBottom w:val="0"/>
                          <w:divBdr>
                            <w:top w:val="none" w:sz="0" w:space="0" w:color="auto"/>
                            <w:left w:val="none" w:sz="0" w:space="0" w:color="auto"/>
                            <w:bottom w:val="none" w:sz="0" w:space="0" w:color="auto"/>
                            <w:right w:val="none" w:sz="0" w:space="0" w:color="auto"/>
                          </w:divBdr>
                          <w:divsChild>
                            <w:div w:id="1069692530">
                              <w:marLeft w:val="0"/>
                              <w:marRight w:val="0"/>
                              <w:marTop w:val="0"/>
                              <w:marBottom w:val="0"/>
                              <w:divBdr>
                                <w:top w:val="none" w:sz="0" w:space="0" w:color="auto"/>
                                <w:left w:val="none" w:sz="0" w:space="0" w:color="auto"/>
                                <w:bottom w:val="none" w:sz="0" w:space="0" w:color="auto"/>
                                <w:right w:val="none" w:sz="0" w:space="0" w:color="auto"/>
                              </w:divBdr>
                              <w:divsChild>
                                <w:div w:id="626161937">
                                  <w:marLeft w:val="0"/>
                                  <w:marRight w:val="0"/>
                                  <w:marTop w:val="0"/>
                                  <w:marBottom w:val="0"/>
                                  <w:divBdr>
                                    <w:top w:val="none" w:sz="0" w:space="0" w:color="auto"/>
                                    <w:left w:val="none" w:sz="0" w:space="0" w:color="auto"/>
                                    <w:bottom w:val="none" w:sz="0" w:space="0" w:color="auto"/>
                                    <w:right w:val="none" w:sz="0" w:space="0" w:color="auto"/>
                                  </w:divBdr>
                                  <w:divsChild>
                                    <w:div w:id="1715695888">
                                      <w:marLeft w:val="0"/>
                                      <w:marRight w:val="0"/>
                                      <w:marTop w:val="0"/>
                                      <w:marBottom w:val="0"/>
                                      <w:divBdr>
                                        <w:top w:val="none" w:sz="0" w:space="0" w:color="auto"/>
                                        <w:left w:val="none" w:sz="0" w:space="0" w:color="auto"/>
                                        <w:bottom w:val="none" w:sz="0" w:space="0" w:color="auto"/>
                                        <w:right w:val="none" w:sz="0" w:space="0" w:color="auto"/>
                                      </w:divBdr>
                                      <w:divsChild>
                                        <w:div w:id="863901130">
                                          <w:marLeft w:val="0"/>
                                          <w:marRight w:val="0"/>
                                          <w:marTop w:val="0"/>
                                          <w:marBottom w:val="0"/>
                                          <w:divBdr>
                                            <w:top w:val="none" w:sz="0" w:space="0" w:color="auto"/>
                                            <w:left w:val="none" w:sz="0" w:space="0" w:color="auto"/>
                                            <w:bottom w:val="none" w:sz="0" w:space="0" w:color="auto"/>
                                            <w:right w:val="none" w:sz="0" w:space="0" w:color="auto"/>
                                          </w:divBdr>
                                          <w:divsChild>
                                            <w:div w:id="1930693861">
                                              <w:marLeft w:val="0"/>
                                              <w:marRight w:val="0"/>
                                              <w:marTop w:val="0"/>
                                              <w:marBottom w:val="0"/>
                                              <w:divBdr>
                                                <w:top w:val="none" w:sz="0" w:space="0" w:color="auto"/>
                                                <w:left w:val="none" w:sz="0" w:space="0" w:color="auto"/>
                                                <w:bottom w:val="none" w:sz="0" w:space="0" w:color="auto"/>
                                                <w:right w:val="none" w:sz="0" w:space="0" w:color="auto"/>
                                              </w:divBdr>
                                              <w:divsChild>
                                                <w:div w:id="381029199">
                                                  <w:marLeft w:val="0"/>
                                                  <w:marRight w:val="0"/>
                                                  <w:marTop w:val="0"/>
                                                  <w:marBottom w:val="0"/>
                                                  <w:divBdr>
                                                    <w:top w:val="none" w:sz="0" w:space="0" w:color="auto"/>
                                                    <w:left w:val="none" w:sz="0" w:space="0" w:color="auto"/>
                                                    <w:bottom w:val="none" w:sz="0" w:space="0" w:color="auto"/>
                                                    <w:right w:val="none" w:sz="0" w:space="0" w:color="auto"/>
                                                  </w:divBdr>
                                                  <w:divsChild>
                                                    <w:div w:id="294454833">
                                                      <w:marLeft w:val="0"/>
                                                      <w:marRight w:val="0"/>
                                                      <w:marTop w:val="0"/>
                                                      <w:marBottom w:val="0"/>
                                                      <w:divBdr>
                                                        <w:top w:val="none" w:sz="0" w:space="0" w:color="auto"/>
                                                        <w:left w:val="none" w:sz="0" w:space="0" w:color="auto"/>
                                                        <w:bottom w:val="none" w:sz="0" w:space="0" w:color="auto"/>
                                                        <w:right w:val="none" w:sz="0" w:space="0" w:color="auto"/>
                                                      </w:divBdr>
                                                      <w:divsChild>
                                                        <w:div w:id="234823989">
                                                          <w:marLeft w:val="0"/>
                                                          <w:marRight w:val="0"/>
                                                          <w:marTop w:val="0"/>
                                                          <w:marBottom w:val="0"/>
                                                          <w:divBdr>
                                                            <w:top w:val="none" w:sz="0" w:space="0" w:color="auto"/>
                                                            <w:left w:val="none" w:sz="0" w:space="0" w:color="auto"/>
                                                            <w:bottom w:val="none" w:sz="0" w:space="0" w:color="auto"/>
                                                            <w:right w:val="none" w:sz="0" w:space="0" w:color="auto"/>
                                                          </w:divBdr>
                                                          <w:divsChild>
                                                            <w:div w:id="253780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350568636">
      <w:bodyDiv w:val="1"/>
      <w:marLeft w:val="0"/>
      <w:marRight w:val="0"/>
      <w:marTop w:val="0"/>
      <w:marBottom w:val="0"/>
      <w:divBdr>
        <w:top w:val="none" w:sz="0" w:space="0" w:color="auto"/>
        <w:left w:val="none" w:sz="0" w:space="0" w:color="auto"/>
        <w:bottom w:val="none" w:sz="0" w:space="0" w:color="auto"/>
        <w:right w:val="none" w:sz="0" w:space="0" w:color="auto"/>
      </w:divBdr>
      <w:divsChild>
        <w:div w:id="1807550455">
          <w:marLeft w:val="0"/>
          <w:marRight w:val="0"/>
          <w:marTop w:val="0"/>
          <w:marBottom w:val="0"/>
          <w:divBdr>
            <w:top w:val="none" w:sz="0" w:space="0" w:color="auto"/>
            <w:left w:val="none" w:sz="0" w:space="0" w:color="auto"/>
            <w:bottom w:val="none" w:sz="0" w:space="0" w:color="auto"/>
            <w:right w:val="none" w:sz="0" w:space="0" w:color="auto"/>
          </w:divBdr>
          <w:divsChild>
            <w:div w:id="1034423790">
              <w:marLeft w:val="0"/>
              <w:marRight w:val="0"/>
              <w:marTop w:val="0"/>
              <w:marBottom w:val="0"/>
              <w:divBdr>
                <w:top w:val="none" w:sz="0" w:space="0" w:color="auto"/>
                <w:left w:val="none" w:sz="0" w:space="0" w:color="auto"/>
                <w:bottom w:val="none" w:sz="0" w:space="0" w:color="auto"/>
                <w:right w:val="none" w:sz="0" w:space="0" w:color="auto"/>
              </w:divBdr>
              <w:divsChild>
                <w:div w:id="10884212">
                  <w:marLeft w:val="0"/>
                  <w:marRight w:val="0"/>
                  <w:marTop w:val="0"/>
                  <w:marBottom w:val="0"/>
                  <w:divBdr>
                    <w:top w:val="none" w:sz="0" w:space="0" w:color="auto"/>
                    <w:left w:val="none" w:sz="0" w:space="0" w:color="auto"/>
                    <w:bottom w:val="none" w:sz="0" w:space="0" w:color="auto"/>
                    <w:right w:val="none" w:sz="0" w:space="0" w:color="auto"/>
                  </w:divBdr>
                  <w:divsChild>
                    <w:div w:id="820538702">
                      <w:marLeft w:val="0"/>
                      <w:marRight w:val="0"/>
                      <w:marTop w:val="0"/>
                      <w:marBottom w:val="0"/>
                      <w:divBdr>
                        <w:top w:val="none" w:sz="0" w:space="0" w:color="auto"/>
                        <w:left w:val="none" w:sz="0" w:space="0" w:color="auto"/>
                        <w:bottom w:val="none" w:sz="0" w:space="0" w:color="auto"/>
                        <w:right w:val="none" w:sz="0" w:space="0" w:color="auto"/>
                      </w:divBdr>
                      <w:divsChild>
                        <w:div w:id="306473275">
                          <w:marLeft w:val="0"/>
                          <w:marRight w:val="0"/>
                          <w:marTop w:val="0"/>
                          <w:marBottom w:val="0"/>
                          <w:divBdr>
                            <w:top w:val="none" w:sz="0" w:space="0" w:color="auto"/>
                            <w:left w:val="none" w:sz="0" w:space="0" w:color="auto"/>
                            <w:bottom w:val="none" w:sz="0" w:space="0" w:color="auto"/>
                            <w:right w:val="none" w:sz="0" w:space="0" w:color="auto"/>
                          </w:divBdr>
                          <w:divsChild>
                            <w:div w:id="1365250350">
                              <w:marLeft w:val="0"/>
                              <w:marRight w:val="0"/>
                              <w:marTop w:val="0"/>
                              <w:marBottom w:val="0"/>
                              <w:divBdr>
                                <w:top w:val="none" w:sz="0" w:space="0" w:color="auto"/>
                                <w:left w:val="none" w:sz="0" w:space="0" w:color="auto"/>
                                <w:bottom w:val="none" w:sz="0" w:space="0" w:color="auto"/>
                                <w:right w:val="none" w:sz="0" w:space="0" w:color="auto"/>
                              </w:divBdr>
                              <w:divsChild>
                                <w:div w:id="195848251">
                                  <w:marLeft w:val="0"/>
                                  <w:marRight w:val="0"/>
                                  <w:marTop w:val="0"/>
                                  <w:marBottom w:val="0"/>
                                  <w:divBdr>
                                    <w:top w:val="none" w:sz="0" w:space="0" w:color="auto"/>
                                    <w:left w:val="none" w:sz="0" w:space="0" w:color="auto"/>
                                    <w:bottom w:val="none" w:sz="0" w:space="0" w:color="auto"/>
                                    <w:right w:val="none" w:sz="0" w:space="0" w:color="auto"/>
                                  </w:divBdr>
                                  <w:divsChild>
                                    <w:div w:id="1457404208">
                                      <w:marLeft w:val="0"/>
                                      <w:marRight w:val="0"/>
                                      <w:marTop w:val="0"/>
                                      <w:marBottom w:val="0"/>
                                      <w:divBdr>
                                        <w:top w:val="none" w:sz="0" w:space="0" w:color="auto"/>
                                        <w:left w:val="none" w:sz="0" w:space="0" w:color="auto"/>
                                        <w:bottom w:val="none" w:sz="0" w:space="0" w:color="auto"/>
                                        <w:right w:val="none" w:sz="0" w:space="0" w:color="auto"/>
                                      </w:divBdr>
                                      <w:divsChild>
                                        <w:div w:id="1131362951">
                                          <w:marLeft w:val="0"/>
                                          <w:marRight w:val="0"/>
                                          <w:marTop w:val="0"/>
                                          <w:marBottom w:val="0"/>
                                          <w:divBdr>
                                            <w:top w:val="none" w:sz="0" w:space="0" w:color="auto"/>
                                            <w:left w:val="none" w:sz="0" w:space="0" w:color="auto"/>
                                            <w:bottom w:val="none" w:sz="0" w:space="0" w:color="auto"/>
                                            <w:right w:val="none" w:sz="0" w:space="0" w:color="auto"/>
                                          </w:divBdr>
                                          <w:divsChild>
                                            <w:div w:id="154804054">
                                              <w:marLeft w:val="0"/>
                                              <w:marRight w:val="0"/>
                                              <w:marTop w:val="0"/>
                                              <w:marBottom w:val="0"/>
                                              <w:divBdr>
                                                <w:top w:val="none" w:sz="0" w:space="0" w:color="auto"/>
                                                <w:left w:val="none" w:sz="0" w:space="0" w:color="auto"/>
                                                <w:bottom w:val="none" w:sz="0" w:space="0" w:color="auto"/>
                                                <w:right w:val="none" w:sz="0" w:space="0" w:color="auto"/>
                                              </w:divBdr>
                                              <w:divsChild>
                                                <w:div w:id="1369380599">
                                                  <w:marLeft w:val="0"/>
                                                  <w:marRight w:val="0"/>
                                                  <w:marTop w:val="0"/>
                                                  <w:marBottom w:val="0"/>
                                                  <w:divBdr>
                                                    <w:top w:val="none" w:sz="0" w:space="0" w:color="auto"/>
                                                    <w:left w:val="none" w:sz="0" w:space="0" w:color="auto"/>
                                                    <w:bottom w:val="none" w:sz="0" w:space="0" w:color="auto"/>
                                                    <w:right w:val="none" w:sz="0" w:space="0" w:color="auto"/>
                                                  </w:divBdr>
                                                  <w:divsChild>
                                                    <w:div w:id="882255907">
                                                      <w:marLeft w:val="0"/>
                                                      <w:marRight w:val="0"/>
                                                      <w:marTop w:val="0"/>
                                                      <w:marBottom w:val="0"/>
                                                      <w:divBdr>
                                                        <w:top w:val="none" w:sz="0" w:space="0" w:color="auto"/>
                                                        <w:left w:val="none" w:sz="0" w:space="0" w:color="auto"/>
                                                        <w:bottom w:val="none" w:sz="0" w:space="0" w:color="auto"/>
                                                        <w:right w:val="none" w:sz="0" w:space="0" w:color="auto"/>
                                                      </w:divBdr>
                                                      <w:divsChild>
                                                        <w:div w:id="562911076">
                                                          <w:marLeft w:val="0"/>
                                                          <w:marRight w:val="0"/>
                                                          <w:marTop w:val="0"/>
                                                          <w:marBottom w:val="0"/>
                                                          <w:divBdr>
                                                            <w:top w:val="none" w:sz="0" w:space="0" w:color="auto"/>
                                                            <w:left w:val="none" w:sz="0" w:space="0" w:color="auto"/>
                                                            <w:bottom w:val="none" w:sz="0" w:space="0" w:color="auto"/>
                                                            <w:right w:val="none" w:sz="0" w:space="0" w:color="auto"/>
                                                          </w:divBdr>
                                                          <w:divsChild>
                                                            <w:div w:id="1033309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357005115">
      <w:bodyDiv w:val="1"/>
      <w:marLeft w:val="0"/>
      <w:marRight w:val="0"/>
      <w:marTop w:val="0"/>
      <w:marBottom w:val="0"/>
      <w:divBdr>
        <w:top w:val="none" w:sz="0" w:space="0" w:color="auto"/>
        <w:left w:val="none" w:sz="0" w:space="0" w:color="auto"/>
        <w:bottom w:val="none" w:sz="0" w:space="0" w:color="auto"/>
        <w:right w:val="none" w:sz="0" w:space="0" w:color="auto"/>
      </w:divBdr>
      <w:divsChild>
        <w:div w:id="1852135411">
          <w:marLeft w:val="0"/>
          <w:marRight w:val="0"/>
          <w:marTop w:val="0"/>
          <w:marBottom w:val="0"/>
          <w:divBdr>
            <w:top w:val="none" w:sz="0" w:space="0" w:color="auto"/>
            <w:left w:val="none" w:sz="0" w:space="0" w:color="auto"/>
            <w:bottom w:val="none" w:sz="0" w:space="0" w:color="auto"/>
            <w:right w:val="none" w:sz="0" w:space="0" w:color="auto"/>
          </w:divBdr>
          <w:divsChild>
            <w:div w:id="1602376219">
              <w:marLeft w:val="0"/>
              <w:marRight w:val="0"/>
              <w:marTop w:val="0"/>
              <w:marBottom w:val="0"/>
              <w:divBdr>
                <w:top w:val="none" w:sz="0" w:space="0" w:color="auto"/>
                <w:left w:val="none" w:sz="0" w:space="0" w:color="auto"/>
                <w:bottom w:val="none" w:sz="0" w:space="0" w:color="auto"/>
                <w:right w:val="none" w:sz="0" w:space="0" w:color="auto"/>
              </w:divBdr>
              <w:divsChild>
                <w:div w:id="1158616628">
                  <w:marLeft w:val="0"/>
                  <w:marRight w:val="0"/>
                  <w:marTop w:val="0"/>
                  <w:marBottom w:val="0"/>
                  <w:divBdr>
                    <w:top w:val="none" w:sz="0" w:space="0" w:color="auto"/>
                    <w:left w:val="none" w:sz="0" w:space="0" w:color="auto"/>
                    <w:bottom w:val="none" w:sz="0" w:space="0" w:color="auto"/>
                    <w:right w:val="none" w:sz="0" w:space="0" w:color="auto"/>
                  </w:divBdr>
                  <w:divsChild>
                    <w:div w:id="144321160">
                      <w:marLeft w:val="0"/>
                      <w:marRight w:val="0"/>
                      <w:marTop w:val="0"/>
                      <w:marBottom w:val="0"/>
                      <w:divBdr>
                        <w:top w:val="none" w:sz="0" w:space="0" w:color="auto"/>
                        <w:left w:val="none" w:sz="0" w:space="0" w:color="auto"/>
                        <w:bottom w:val="none" w:sz="0" w:space="0" w:color="auto"/>
                        <w:right w:val="none" w:sz="0" w:space="0" w:color="auto"/>
                      </w:divBdr>
                      <w:divsChild>
                        <w:div w:id="1305892904">
                          <w:marLeft w:val="0"/>
                          <w:marRight w:val="0"/>
                          <w:marTop w:val="0"/>
                          <w:marBottom w:val="0"/>
                          <w:divBdr>
                            <w:top w:val="none" w:sz="0" w:space="0" w:color="auto"/>
                            <w:left w:val="none" w:sz="0" w:space="0" w:color="auto"/>
                            <w:bottom w:val="none" w:sz="0" w:space="0" w:color="auto"/>
                            <w:right w:val="none" w:sz="0" w:space="0" w:color="auto"/>
                          </w:divBdr>
                          <w:divsChild>
                            <w:div w:id="951399520">
                              <w:marLeft w:val="0"/>
                              <w:marRight w:val="0"/>
                              <w:marTop w:val="0"/>
                              <w:marBottom w:val="0"/>
                              <w:divBdr>
                                <w:top w:val="none" w:sz="0" w:space="0" w:color="auto"/>
                                <w:left w:val="none" w:sz="0" w:space="0" w:color="auto"/>
                                <w:bottom w:val="none" w:sz="0" w:space="0" w:color="auto"/>
                                <w:right w:val="none" w:sz="0" w:space="0" w:color="auto"/>
                              </w:divBdr>
                              <w:divsChild>
                                <w:div w:id="394858295">
                                  <w:marLeft w:val="0"/>
                                  <w:marRight w:val="0"/>
                                  <w:marTop w:val="0"/>
                                  <w:marBottom w:val="0"/>
                                  <w:divBdr>
                                    <w:top w:val="none" w:sz="0" w:space="0" w:color="auto"/>
                                    <w:left w:val="none" w:sz="0" w:space="0" w:color="auto"/>
                                    <w:bottom w:val="none" w:sz="0" w:space="0" w:color="auto"/>
                                    <w:right w:val="none" w:sz="0" w:space="0" w:color="auto"/>
                                  </w:divBdr>
                                  <w:divsChild>
                                    <w:div w:id="28921602">
                                      <w:marLeft w:val="0"/>
                                      <w:marRight w:val="0"/>
                                      <w:marTop w:val="0"/>
                                      <w:marBottom w:val="0"/>
                                      <w:divBdr>
                                        <w:top w:val="none" w:sz="0" w:space="0" w:color="auto"/>
                                        <w:left w:val="none" w:sz="0" w:space="0" w:color="auto"/>
                                        <w:bottom w:val="none" w:sz="0" w:space="0" w:color="auto"/>
                                        <w:right w:val="none" w:sz="0" w:space="0" w:color="auto"/>
                                      </w:divBdr>
                                      <w:divsChild>
                                        <w:div w:id="1502621899">
                                          <w:marLeft w:val="0"/>
                                          <w:marRight w:val="0"/>
                                          <w:marTop w:val="0"/>
                                          <w:marBottom w:val="0"/>
                                          <w:divBdr>
                                            <w:top w:val="none" w:sz="0" w:space="0" w:color="auto"/>
                                            <w:left w:val="none" w:sz="0" w:space="0" w:color="auto"/>
                                            <w:bottom w:val="none" w:sz="0" w:space="0" w:color="auto"/>
                                            <w:right w:val="none" w:sz="0" w:space="0" w:color="auto"/>
                                          </w:divBdr>
                                          <w:divsChild>
                                            <w:div w:id="1267272650">
                                              <w:marLeft w:val="0"/>
                                              <w:marRight w:val="0"/>
                                              <w:marTop w:val="0"/>
                                              <w:marBottom w:val="0"/>
                                              <w:divBdr>
                                                <w:top w:val="none" w:sz="0" w:space="0" w:color="auto"/>
                                                <w:left w:val="none" w:sz="0" w:space="0" w:color="auto"/>
                                                <w:bottom w:val="none" w:sz="0" w:space="0" w:color="auto"/>
                                                <w:right w:val="none" w:sz="0" w:space="0" w:color="auto"/>
                                              </w:divBdr>
                                              <w:divsChild>
                                                <w:div w:id="242300467">
                                                  <w:marLeft w:val="0"/>
                                                  <w:marRight w:val="0"/>
                                                  <w:marTop w:val="0"/>
                                                  <w:marBottom w:val="0"/>
                                                  <w:divBdr>
                                                    <w:top w:val="none" w:sz="0" w:space="0" w:color="auto"/>
                                                    <w:left w:val="none" w:sz="0" w:space="0" w:color="auto"/>
                                                    <w:bottom w:val="none" w:sz="0" w:space="0" w:color="auto"/>
                                                    <w:right w:val="none" w:sz="0" w:space="0" w:color="auto"/>
                                                  </w:divBdr>
                                                  <w:divsChild>
                                                    <w:div w:id="1934705582">
                                                      <w:marLeft w:val="0"/>
                                                      <w:marRight w:val="0"/>
                                                      <w:marTop w:val="0"/>
                                                      <w:marBottom w:val="0"/>
                                                      <w:divBdr>
                                                        <w:top w:val="none" w:sz="0" w:space="0" w:color="auto"/>
                                                        <w:left w:val="none" w:sz="0" w:space="0" w:color="auto"/>
                                                        <w:bottom w:val="none" w:sz="0" w:space="0" w:color="auto"/>
                                                        <w:right w:val="none" w:sz="0" w:space="0" w:color="auto"/>
                                                      </w:divBdr>
                                                      <w:divsChild>
                                                        <w:div w:id="2084259307">
                                                          <w:marLeft w:val="0"/>
                                                          <w:marRight w:val="0"/>
                                                          <w:marTop w:val="0"/>
                                                          <w:marBottom w:val="0"/>
                                                          <w:divBdr>
                                                            <w:top w:val="none" w:sz="0" w:space="0" w:color="auto"/>
                                                            <w:left w:val="none" w:sz="0" w:space="0" w:color="auto"/>
                                                            <w:bottom w:val="none" w:sz="0" w:space="0" w:color="auto"/>
                                                            <w:right w:val="none" w:sz="0" w:space="0" w:color="auto"/>
                                                          </w:divBdr>
                                                          <w:divsChild>
                                                            <w:div w:id="1122963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455608501">
      <w:bodyDiv w:val="1"/>
      <w:marLeft w:val="0"/>
      <w:marRight w:val="0"/>
      <w:marTop w:val="0"/>
      <w:marBottom w:val="0"/>
      <w:divBdr>
        <w:top w:val="none" w:sz="0" w:space="0" w:color="auto"/>
        <w:left w:val="none" w:sz="0" w:space="0" w:color="auto"/>
        <w:bottom w:val="none" w:sz="0" w:space="0" w:color="auto"/>
        <w:right w:val="none" w:sz="0" w:space="0" w:color="auto"/>
      </w:divBdr>
      <w:divsChild>
        <w:div w:id="1274216672">
          <w:marLeft w:val="0"/>
          <w:marRight w:val="0"/>
          <w:marTop w:val="0"/>
          <w:marBottom w:val="0"/>
          <w:divBdr>
            <w:top w:val="none" w:sz="0" w:space="0" w:color="auto"/>
            <w:left w:val="none" w:sz="0" w:space="0" w:color="auto"/>
            <w:bottom w:val="none" w:sz="0" w:space="0" w:color="auto"/>
            <w:right w:val="none" w:sz="0" w:space="0" w:color="auto"/>
          </w:divBdr>
          <w:divsChild>
            <w:div w:id="157041877">
              <w:marLeft w:val="0"/>
              <w:marRight w:val="0"/>
              <w:marTop w:val="0"/>
              <w:marBottom w:val="0"/>
              <w:divBdr>
                <w:top w:val="none" w:sz="0" w:space="0" w:color="auto"/>
                <w:left w:val="none" w:sz="0" w:space="0" w:color="auto"/>
                <w:bottom w:val="none" w:sz="0" w:space="0" w:color="auto"/>
                <w:right w:val="none" w:sz="0" w:space="0" w:color="auto"/>
              </w:divBdr>
              <w:divsChild>
                <w:div w:id="841890934">
                  <w:marLeft w:val="0"/>
                  <w:marRight w:val="0"/>
                  <w:marTop w:val="0"/>
                  <w:marBottom w:val="0"/>
                  <w:divBdr>
                    <w:top w:val="none" w:sz="0" w:space="0" w:color="auto"/>
                    <w:left w:val="none" w:sz="0" w:space="0" w:color="auto"/>
                    <w:bottom w:val="none" w:sz="0" w:space="0" w:color="auto"/>
                    <w:right w:val="none" w:sz="0" w:space="0" w:color="auto"/>
                  </w:divBdr>
                  <w:divsChild>
                    <w:div w:id="2036880281">
                      <w:marLeft w:val="0"/>
                      <w:marRight w:val="0"/>
                      <w:marTop w:val="0"/>
                      <w:marBottom w:val="0"/>
                      <w:divBdr>
                        <w:top w:val="none" w:sz="0" w:space="0" w:color="auto"/>
                        <w:left w:val="none" w:sz="0" w:space="0" w:color="auto"/>
                        <w:bottom w:val="none" w:sz="0" w:space="0" w:color="auto"/>
                        <w:right w:val="none" w:sz="0" w:space="0" w:color="auto"/>
                      </w:divBdr>
                      <w:divsChild>
                        <w:div w:id="414254827">
                          <w:marLeft w:val="0"/>
                          <w:marRight w:val="0"/>
                          <w:marTop w:val="0"/>
                          <w:marBottom w:val="0"/>
                          <w:divBdr>
                            <w:top w:val="none" w:sz="0" w:space="0" w:color="auto"/>
                            <w:left w:val="none" w:sz="0" w:space="0" w:color="auto"/>
                            <w:bottom w:val="none" w:sz="0" w:space="0" w:color="auto"/>
                            <w:right w:val="none" w:sz="0" w:space="0" w:color="auto"/>
                          </w:divBdr>
                          <w:divsChild>
                            <w:div w:id="298416561">
                              <w:marLeft w:val="0"/>
                              <w:marRight w:val="0"/>
                              <w:marTop w:val="0"/>
                              <w:marBottom w:val="0"/>
                              <w:divBdr>
                                <w:top w:val="none" w:sz="0" w:space="0" w:color="auto"/>
                                <w:left w:val="none" w:sz="0" w:space="0" w:color="auto"/>
                                <w:bottom w:val="none" w:sz="0" w:space="0" w:color="auto"/>
                                <w:right w:val="none" w:sz="0" w:space="0" w:color="auto"/>
                              </w:divBdr>
                              <w:divsChild>
                                <w:div w:id="807168341">
                                  <w:marLeft w:val="0"/>
                                  <w:marRight w:val="0"/>
                                  <w:marTop w:val="0"/>
                                  <w:marBottom w:val="0"/>
                                  <w:divBdr>
                                    <w:top w:val="none" w:sz="0" w:space="0" w:color="auto"/>
                                    <w:left w:val="none" w:sz="0" w:space="0" w:color="auto"/>
                                    <w:bottom w:val="none" w:sz="0" w:space="0" w:color="auto"/>
                                    <w:right w:val="none" w:sz="0" w:space="0" w:color="auto"/>
                                  </w:divBdr>
                                  <w:divsChild>
                                    <w:div w:id="920024814">
                                      <w:marLeft w:val="0"/>
                                      <w:marRight w:val="0"/>
                                      <w:marTop w:val="0"/>
                                      <w:marBottom w:val="0"/>
                                      <w:divBdr>
                                        <w:top w:val="none" w:sz="0" w:space="0" w:color="auto"/>
                                        <w:left w:val="none" w:sz="0" w:space="0" w:color="auto"/>
                                        <w:bottom w:val="none" w:sz="0" w:space="0" w:color="auto"/>
                                        <w:right w:val="none" w:sz="0" w:space="0" w:color="auto"/>
                                      </w:divBdr>
                                      <w:divsChild>
                                        <w:div w:id="1672755432">
                                          <w:marLeft w:val="0"/>
                                          <w:marRight w:val="0"/>
                                          <w:marTop w:val="0"/>
                                          <w:marBottom w:val="0"/>
                                          <w:divBdr>
                                            <w:top w:val="none" w:sz="0" w:space="0" w:color="auto"/>
                                            <w:left w:val="none" w:sz="0" w:space="0" w:color="auto"/>
                                            <w:bottom w:val="none" w:sz="0" w:space="0" w:color="auto"/>
                                            <w:right w:val="none" w:sz="0" w:space="0" w:color="auto"/>
                                          </w:divBdr>
                                          <w:divsChild>
                                            <w:div w:id="1680545152">
                                              <w:marLeft w:val="0"/>
                                              <w:marRight w:val="0"/>
                                              <w:marTop w:val="0"/>
                                              <w:marBottom w:val="0"/>
                                              <w:divBdr>
                                                <w:top w:val="none" w:sz="0" w:space="0" w:color="auto"/>
                                                <w:left w:val="none" w:sz="0" w:space="0" w:color="auto"/>
                                                <w:bottom w:val="none" w:sz="0" w:space="0" w:color="auto"/>
                                                <w:right w:val="none" w:sz="0" w:space="0" w:color="auto"/>
                                              </w:divBdr>
                                              <w:divsChild>
                                                <w:div w:id="1737967990">
                                                  <w:marLeft w:val="0"/>
                                                  <w:marRight w:val="0"/>
                                                  <w:marTop w:val="0"/>
                                                  <w:marBottom w:val="0"/>
                                                  <w:divBdr>
                                                    <w:top w:val="none" w:sz="0" w:space="0" w:color="auto"/>
                                                    <w:left w:val="none" w:sz="0" w:space="0" w:color="auto"/>
                                                    <w:bottom w:val="none" w:sz="0" w:space="0" w:color="auto"/>
                                                    <w:right w:val="none" w:sz="0" w:space="0" w:color="auto"/>
                                                  </w:divBdr>
                                                  <w:divsChild>
                                                    <w:div w:id="1760448210">
                                                      <w:marLeft w:val="0"/>
                                                      <w:marRight w:val="0"/>
                                                      <w:marTop w:val="0"/>
                                                      <w:marBottom w:val="0"/>
                                                      <w:divBdr>
                                                        <w:top w:val="none" w:sz="0" w:space="0" w:color="auto"/>
                                                        <w:left w:val="none" w:sz="0" w:space="0" w:color="auto"/>
                                                        <w:bottom w:val="none" w:sz="0" w:space="0" w:color="auto"/>
                                                        <w:right w:val="none" w:sz="0" w:space="0" w:color="auto"/>
                                                      </w:divBdr>
                                                      <w:divsChild>
                                                        <w:div w:id="2100826212">
                                                          <w:marLeft w:val="0"/>
                                                          <w:marRight w:val="0"/>
                                                          <w:marTop w:val="0"/>
                                                          <w:marBottom w:val="0"/>
                                                          <w:divBdr>
                                                            <w:top w:val="none" w:sz="0" w:space="0" w:color="auto"/>
                                                            <w:left w:val="none" w:sz="0" w:space="0" w:color="auto"/>
                                                            <w:bottom w:val="none" w:sz="0" w:space="0" w:color="auto"/>
                                                            <w:right w:val="none" w:sz="0" w:space="0" w:color="auto"/>
                                                          </w:divBdr>
                                                          <w:divsChild>
                                                            <w:div w:id="1990015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460877564">
      <w:bodyDiv w:val="1"/>
      <w:marLeft w:val="0"/>
      <w:marRight w:val="0"/>
      <w:marTop w:val="0"/>
      <w:marBottom w:val="0"/>
      <w:divBdr>
        <w:top w:val="none" w:sz="0" w:space="0" w:color="auto"/>
        <w:left w:val="none" w:sz="0" w:space="0" w:color="auto"/>
        <w:bottom w:val="none" w:sz="0" w:space="0" w:color="auto"/>
        <w:right w:val="none" w:sz="0" w:space="0" w:color="auto"/>
      </w:divBdr>
      <w:divsChild>
        <w:div w:id="677923282">
          <w:marLeft w:val="0"/>
          <w:marRight w:val="0"/>
          <w:marTop w:val="0"/>
          <w:marBottom w:val="0"/>
          <w:divBdr>
            <w:top w:val="none" w:sz="0" w:space="0" w:color="auto"/>
            <w:left w:val="none" w:sz="0" w:space="0" w:color="auto"/>
            <w:bottom w:val="none" w:sz="0" w:space="0" w:color="auto"/>
            <w:right w:val="none" w:sz="0" w:space="0" w:color="auto"/>
          </w:divBdr>
          <w:divsChild>
            <w:div w:id="766121790">
              <w:marLeft w:val="0"/>
              <w:marRight w:val="0"/>
              <w:marTop w:val="0"/>
              <w:marBottom w:val="0"/>
              <w:divBdr>
                <w:top w:val="none" w:sz="0" w:space="0" w:color="auto"/>
                <w:left w:val="none" w:sz="0" w:space="0" w:color="auto"/>
                <w:bottom w:val="none" w:sz="0" w:space="0" w:color="auto"/>
                <w:right w:val="none" w:sz="0" w:space="0" w:color="auto"/>
              </w:divBdr>
              <w:divsChild>
                <w:div w:id="1871064051">
                  <w:marLeft w:val="0"/>
                  <w:marRight w:val="0"/>
                  <w:marTop w:val="0"/>
                  <w:marBottom w:val="0"/>
                  <w:divBdr>
                    <w:top w:val="none" w:sz="0" w:space="0" w:color="auto"/>
                    <w:left w:val="none" w:sz="0" w:space="0" w:color="auto"/>
                    <w:bottom w:val="none" w:sz="0" w:space="0" w:color="auto"/>
                    <w:right w:val="none" w:sz="0" w:space="0" w:color="auto"/>
                  </w:divBdr>
                  <w:divsChild>
                    <w:div w:id="152961817">
                      <w:marLeft w:val="0"/>
                      <w:marRight w:val="0"/>
                      <w:marTop w:val="0"/>
                      <w:marBottom w:val="0"/>
                      <w:divBdr>
                        <w:top w:val="none" w:sz="0" w:space="0" w:color="auto"/>
                        <w:left w:val="none" w:sz="0" w:space="0" w:color="auto"/>
                        <w:bottom w:val="none" w:sz="0" w:space="0" w:color="auto"/>
                        <w:right w:val="none" w:sz="0" w:space="0" w:color="auto"/>
                      </w:divBdr>
                      <w:divsChild>
                        <w:div w:id="980230063">
                          <w:marLeft w:val="0"/>
                          <w:marRight w:val="0"/>
                          <w:marTop w:val="0"/>
                          <w:marBottom w:val="0"/>
                          <w:divBdr>
                            <w:top w:val="none" w:sz="0" w:space="0" w:color="auto"/>
                            <w:left w:val="none" w:sz="0" w:space="0" w:color="auto"/>
                            <w:bottom w:val="none" w:sz="0" w:space="0" w:color="auto"/>
                            <w:right w:val="none" w:sz="0" w:space="0" w:color="auto"/>
                          </w:divBdr>
                          <w:divsChild>
                            <w:div w:id="868101982">
                              <w:marLeft w:val="0"/>
                              <w:marRight w:val="0"/>
                              <w:marTop w:val="0"/>
                              <w:marBottom w:val="0"/>
                              <w:divBdr>
                                <w:top w:val="none" w:sz="0" w:space="0" w:color="auto"/>
                                <w:left w:val="none" w:sz="0" w:space="0" w:color="auto"/>
                                <w:bottom w:val="none" w:sz="0" w:space="0" w:color="auto"/>
                                <w:right w:val="none" w:sz="0" w:space="0" w:color="auto"/>
                              </w:divBdr>
                              <w:divsChild>
                                <w:div w:id="914558021">
                                  <w:marLeft w:val="0"/>
                                  <w:marRight w:val="0"/>
                                  <w:marTop w:val="0"/>
                                  <w:marBottom w:val="0"/>
                                  <w:divBdr>
                                    <w:top w:val="none" w:sz="0" w:space="0" w:color="auto"/>
                                    <w:left w:val="none" w:sz="0" w:space="0" w:color="auto"/>
                                    <w:bottom w:val="none" w:sz="0" w:space="0" w:color="auto"/>
                                    <w:right w:val="none" w:sz="0" w:space="0" w:color="auto"/>
                                  </w:divBdr>
                                  <w:divsChild>
                                    <w:div w:id="1276056075">
                                      <w:marLeft w:val="0"/>
                                      <w:marRight w:val="0"/>
                                      <w:marTop w:val="0"/>
                                      <w:marBottom w:val="0"/>
                                      <w:divBdr>
                                        <w:top w:val="none" w:sz="0" w:space="0" w:color="auto"/>
                                        <w:left w:val="none" w:sz="0" w:space="0" w:color="auto"/>
                                        <w:bottom w:val="none" w:sz="0" w:space="0" w:color="auto"/>
                                        <w:right w:val="none" w:sz="0" w:space="0" w:color="auto"/>
                                      </w:divBdr>
                                      <w:divsChild>
                                        <w:div w:id="848327176">
                                          <w:marLeft w:val="0"/>
                                          <w:marRight w:val="0"/>
                                          <w:marTop w:val="0"/>
                                          <w:marBottom w:val="0"/>
                                          <w:divBdr>
                                            <w:top w:val="none" w:sz="0" w:space="0" w:color="auto"/>
                                            <w:left w:val="none" w:sz="0" w:space="0" w:color="auto"/>
                                            <w:bottom w:val="none" w:sz="0" w:space="0" w:color="auto"/>
                                            <w:right w:val="none" w:sz="0" w:space="0" w:color="auto"/>
                                          </w:divBdr>
                                          <w:divsChild>
                                            <w:div w:id="222953660">
                                              <w:marLeft w:val="0"/>
                                              <w:marRight w:val="0"/>
                                              <w:marTop w:val="0"/>
                                              <w:marBottom w:val="0"/>
                                              <w:divBdr>
                                                <w:top w:val="none" w:sz="0" w:space="0" w:color="auto"/>
                                                <w:left w:val="none" w:sz="0" w:space="0" w:color="auto"/>
                                                <w:bottom w:val="none" w:sz="0" w:space="0" w:color="auto"/>
                                                <w:right w:val="none" w:sz="0" w:space="0" w:color="auto"/>
                                              </w:divBdr>
                                              <w:divsChild>
                                                <w:div w:id="984359752">
                                                  <w:marLeft w:val="0"/>
                                                  <w:marRight w:val="0"/>
                                                  <w:marTop w:val="0"/>
                                                  <w:marBottom w:val="0"/>
                                                  <w:divBdr>
                                                    <w:top w:val="none" w:sz="0" w:space="0" w:color="auto"/>
                                                    <w:left w:val="none" w:sz="0" w:space="0" w:color="auto"/>
                                                    <w:bottom w:val="none" w:sz="0" w:space="0" w:color="auto"/>
                                                    <w:right w:val="none" w:sz="0" w:space="0" w:color="auto"/>
                                                  </w:divBdr>
                                                  <w:divsChild>
                                                    <w:div w:id="1835799218">
                                                      <w:marLeft w:val="0"/>
                                                      <w:marRight w:val="0"/>
                                                      <w:marTop w:val="0"/>
                                                      <w:marBottom w:val="0"/>
                                                      <w:divBdr>
                                                        <w:top w:val="none" w:sz="0" w:space="0" w:color="auto"/>
                                                        <w:left w:val="none" w:sz="0" w:space="0" w:color="auto"/>
                                                        <w:bottom w:val="none" w:sz="0" w:space="0" w:color="auto"/>
                                                        <w:right w:val="none" w:sz="0" w:space="0" w:color="auto"/>
                                                      </w:divBdr>
                                                      <w:divsChild>
                                                        <w:div w:id="1146976270">
                                                          <w:marLeft w:val="0"/>
                                                          <w:marRight w:val="0"/>
                                                          <w:marTop w:val="0"/>
                                                          <w:marBottom w:val="0"/>
                                                          <w:divBdr>
                                                            <w:top w:val="none" w:sz="0" w:space="0" w:color="auto"/>
                                                            <w:left w:val="none" w:sz="0" w:space="0" w:color="auto"/>
                                                            <w:bottom w:val="none" w:sz="0" w:space="0" w:color="auto"/>
                                                            <w:right w:val="none" w:sz="0" w:space="0" w:color="auto"/>
                                                          </w:divBdr>
                                                          <w:divsChild>
                                                            <w:div w:id="1546092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584922302">
      <w:bodyDiv w:val="1"/>
      <w:marLeft w:val="0"/>
      <w:marRight w:val="0"/>
      <w:marTop w:val="0"/>
      <w:marBottom w:val="0"/>
      <w:divBdr>
        <w:top w:val="none" w:sz="0" w:space="0" w:color="auto"/>
        <w:left w:val="none" w:sz="0" w:space="0" w:color="auto"/>
        <w:bottom w:val="none" w:sz="0" w:space="0" w:color="auto"/>
        <w:right w:val="none" w:sz="0" w:space="0" w:color="auto"/>
      </w:divBdr>
      <w:divsChild>
        <w:div w:id="429161615">
          <w:marLeft w:val="0"/>
          <w:marRight w:val="0"/>
          <w:marTop w:val="0"/>
          <w:marBottom w:val="0"/>
          <w:divBdr>
            <w:top w:val="none" w:sz="0" w:space="0" w:color="auto"/>
            <w:left w:val="none" w:sz="0" w:space="0" w:color="auto"/>
            <w:bottom w:val="none" w:sz="0" w:space="0" w:color="auto"/>
            <w:right w:val="none" w:sz="0" w:space="0" w:color="auto"/>
          </w:divBdr>
          <w:divsChild>
            <w:div w:id="916980383">
              <w:marLeft w:val="0"/>
              <w:marRight w:val="0"/>
              <w:marTop w:val="0"/>
              <w:marBottom w:val="0"/>
              <w:divBdr>
                <w:top w:val="none" w:sz="0" w:space="0" w:color="auto"/>
                <w:left w:val="none" w:sz="0" w:space="0" w:color="auto"/>
                <w:bottom w:val="none" w:sz="0" w:space="0" w:color="auto"/>
                <w:right w:val="none" w:sz="0" w:space="0" w:color="auto"/>
              </w:divBdr>
              <w:divsChild>
                <w:div w:id="2050492648">
                  <w:marLeft w:val="0"/>
                  <w:marRight w:val="0"/>
                  <w:marTop w:val="0"/>
                  <w:marBottom w:val="0"/>
                  <w:divBdr>
                    <w:top w:val="none" w:sz="0" w:space="0" w:color="auto"/>
                    <w:left w:val="none" w:sz="0" w:space="0" w:color="auto"/>
                    <w:bottom w:val="none" w:sz="0" w:space="0" w:color="auto"/>
                    <w:right w:val="none" w:sz="0" w:space="0" w:color="auto"/>
                  </w:divBdr>
                  <w:divsChild>
                    <w:div w:id="1506434328">
                      <w:marLeft w:val="0"/>
                      <w:marRight w:val="0"/>
                      <w:marTop w:val="0"/>
                      <w:marBottom w:val="0"/>
                      <w:divBdr>
                        <w:top w:val="none" w:sz="0" w:space="0" w:color="auto"/>
                        <w:left w:val="none" w:sz="0" w:space="0" w:color="auto"/>
                        <w:bottom w:val="none" w:sz="0" w:space="0" w:color="auto"/>
                        <w:right w:val="none" w:sz="0" w:space="0" w:color="auto"/>
                      </w:divBdr>
                      <w:divsChild>
                        <w:div w:id="419062349">
                          <w:marLeft w:val="0"/>
                          <w:marRight w:val="0"/>
                          <w:marTop w:val="0"/>
                          <w:marBottom w:val="0"/>
                          <w:divBdr>
                            <w:top w:val="none" w:sz="0" w:space="0" w:color="auto"/>
                            <w:left w:val="none" w:sz="0" w:space="0" w:color="auto"/>
                            <w:bottom w:val="none" w:sz="0" w:space="0" w:color="auto"/>
                            <w:right w:val="none" w:sz="0" w:space="0" w:color="auto"/>
                          </w:divBdr>
                          <w:divsChild>
                            <w:div w:id="1081442130">
                              <w:marLeft w:val="0"/>
                              <w:marRight w:val="0"/>
                              <w:marTop w:val="0"/>
                              <w:marBottom w:val="0"/>
                              <w:divBdr>
                                <w:top w:val="none" w:sz="0" w:space="0" w:color="auto"/>
                                <w:left w:val="none" w:sz="0" w:space="0" w:color="auto"/>
                                <w:bottom w:val="none" w:sz="0" w:space="0" w:color="auto"/>
                                <w:right w:val="none" w:sz="0" w:space="0" w:color="auto"/>
                              </w:divBdr>
                              <w:divsChild>
                                <w:div w:id="2060517581">
                                  <w:marLeft w:val="0"/>
                                  <w:marRight w:val="0"/>
                                  <w:marTop w:val="0"/>
                                  <w:marBottom w:val="0"/>
                                  <w:divBdr>
                                    <w:top w:val="none" w:sz="0" w:space="0" w:color="auto"/>
                                    <w:left w:val="none" w:sz="0" w:space="0" w:color="auto"/>
                                    <w:bottom w:val="none" w:sz="0" w:space="0" w:color="auto"/>
                                    <w:right w:val="none" w:sz="0" w:space="0" w:color="auto"/>
                                  </w:divBdr>
                                  <w:divsChild>
                                    <w:div w:id="274293513">
                                      <w:marLeft w:val="0"/>
                                      <w:marRight w:val="0"/>
                                      <w:marTop w:val="0"/>
                                      <w:marBottom w:val="0"/>
                                      <w:divBdr>
                                        <w:top w:val="none" w:sz="0" w:space="0" w:color="auto"/>
                                        <w:left w:val="none" w:sz="0" w:space="0" w:color="auto"/>
                                        <w:bottom w:val="none" w:sz="0" w:space="0" w:color="auto"/>
                                        <w:right w:val="none" w:sz="0" w:space="0" w:color="auto"/>
                                      </w:divBdr>
                                      <w:divsChild>
                                        <w:div w:id="301279022">
                                          <w:marLeft w:val="0"/>
                                          <w:marRight w:val="0"/>
                                          <w:marTop w:val="0"/>
                                          <w:marBottom w:val="0"/>
                                          <w:divBdr>
                                            <w:top w:val="none" w:sz="0" w:space="0" w:color="auto"/>
                                            <w:left w:val="none" w:sz="0" w:space="0" w:color="auto"/>
                                            <w:bottom w:val="none" w:sz="0" w:space="0" w:color="auto"/>
                                            <w:right w:val="none" w:sz="0" w:space="0" w:color="auto"/>
                                          </w:divBdr>
                                          <w:divsChild>
                                            <w:div w:id="1522040461">
                                              <w:marLeft w:val="0"/>
                                              <w:marRight w:val="0"/>
                                              <w:marTop w:val="0"/>
                                              <w:marBottom w:val="0"/>
                                              <w:divBdr>
                                                <w:top w:val="none" w:sz="0" w:space="0" w:color="auto"/>
                                                <w:left w:val="none" w:sz="0" w:space="0" w:color="auto"/>
                                                <w:bottom w:val="none" w:sz="0" w:space="0" w:color="auto"/>
                                                <w:right w:val="none" w:sz="0" w:space="0" w:color="auto"/>
                                              </w:divBdr>
                                              <w:divsChild>
                                                <w:div w:id="2116516344">
                                                  <w:marLeft w:val="0"/>
                                                  <w:marRight w:val="0"/>
                                                  <w:marTop w:val="0"/>
                                                  <w:marBottom w:val="0"/>
                                                  <w:divBdr>
                                                    <w:top w:val="none" w:sz="0" w:space="0" w:color="auto"/>
                                                    <w:left w:val="none" w:sz="0" w:space="0" w:color="auto"/>
                                                    <w:bottom w:val="none" w:sz="0" w:space="0" w:color="auto"/>
                                                    <w:right w:val="none" w:sz="0" w:space="0" w:color="auto"/>
                                                  </w:divBdr>
                                                  <w:divsChild>
                                                    <w:div w:id="418715246">
                                                      <w:marLeft w:val="0"/>
                                                      <w:marRight w:val="0"/>
                                                      <w:marTop w:val="0"/>
                                                      <w:marBottom w:val="0"/>
                                                      <w:divBdr>
                                                        <w:top w:val="none" w:sz="0" w:space="0" w:color="auto"/>
                                                        <w:left w:val="none" w:sz="0" w:space="0" w:color="auto"/>
                                                        <w:bottom w:val="none" w:sz="0" w:space="0" w:color="auto"/>
                                                        <w:right w:val="none" w:sz="0" w:space="0" w:color="auto"/>
                                                      </w:divBdr>
                                                      <w:divsChild>
                                                        <w:div w:id="1319505331">
                                                          <w:marLeft w:val="0"/>
                                                          <w:marRight w:val="0"/>
                                                          <w:marTop w:val="0"/>
                                                          <w:marBottom w:val="0"/>
                                                          <w:divBdr>
                                                            <w:top w:val="none" w:sz="0" w:space="0" w:color="auto"/>
                                                            <w:left w:val="none" w:sz="0" w:space="0" w:color="auto"/>
                                                            <w:bottom w:val="none" w:sz="0" w:space="0" w:color="auto"/>
                                                            <w:right w:val="none" w:sz="0" w:space="0" w:color="auto"/>
                                                          </w:divBdr>
                                                          <w:divsChild>
                                                            <w:div w:id="935282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638539275">
      <w:bodyDiv w:val="1"/>
      <w:marLeft w:val="0"/>
      <w:marRight w:val="0"/>
      <w:marTop w:val="0"/>
      <w:marBottom w:val="0"/>
      <w:divBdr>
        <w:top w:val="none" w:sz="0" w:space="0" w:color="auto"/>
        <w:left w:val="none" w:sz="0" w:space="0" w:color="auto"/>
        <w:bottom w:val="none" w:sz="0" w:space="0" w:color="auto"/>
        <w:right w:val="none" w:sz="0" w:space="0" w:color="auto"/>
      </w:divBdr>
      <w:divsChild>
        <w:div w:id="642127070">
          <w:marLeft w:val="0"/>
          <w:marRight w:val="0"/>
          <w:marTop w:val="0"/>
          <w:marBottom w:val="0"/>
          <w:divBdr>
            <w:top w:val="none" w:sz="0" w:space="0" w:color="auto"/>
            <w:left w:val="none" w:sz="0" w:space="0" w:color="auto"/>
            <w:bottom w:val="none" w:sz="0" w:space="0" w:color="auto"/>
            <w:right w:val="none" w:sz="0" w:space="0" w:color="auto"/>
          </w:divBdr>
          <w:divsChild>
            <w:div w:id="1218709509">
              <w:marLeft w:val="0"/>
              <w:marRight w:val="0"/>
              <w:marTop w:val="0"/>
              <w:marBottom w:val="0"/>
              <w:divBdr>
                <w:top w:val="none" w:sz="0" w:space="0" w:color="auto"/>
                <w:left w:val="none" w:sz="0" w:space="0" w:color="auto"/>
                <w:bottom w:val="none" w:sz="0" w:space="0" w:color="auto"/>
                <w:right w:val="none" w:sz="0" w:space="0" w:color="auto"/>
              </w:divBdr>
              <w:divsChild>
                <w:div w:id="905380225">
                  <w:marLeft w:val="0"/>
                  <w:marRight w:val="0"/>
                  <w:marTop w:val="0"/>
                  <w:marBottom w:val="0"/>
                  <w:divBdr>
                    <w:top w:val="none" w:sz="0" w:space="0" w:color="auto"/>
                    <w:left w:val="none" w:sz="0" w:space="0" w:color="auto"/>
                    <w:bottom w:val="none" w:sz="0" w:space="0" w:color="auto"/>
                    <w:right w:val="none" w:sz="0" w:space="0" w:color="auto"/>
                  </w:divBdr>
                  <w:divsChild>
                    <w:div w:id="811865708">
                      <w:marLeft w:val="0"/>
                      <w:marRight w:val="0"/>
                      <w:marTop w:val="0"/>
                      <w:marBottom w:val="0"/>
                      <w:divBdr>
                        <w:top w:val="none" w:sz="0" w:space="0" w:color="auto"/>
                        <w:left w:val="none" w:sz="0" w:space="0" w:color="auto"/>
                        <w:bottom w:val="none" w:sz="0" w:space="0" w:color="auto"/>
                        <w:right w:val="none" w:sz="0" w:space="0" w:color="auto"/>
                      </w:divBdr>
                      <w:divsChild>
                        <w:div w:id="1805153423">
                          <w:marLeft w:val="0"/>
                          <w:marRight w:val="0"/>
                          <w:marTop w:val="0"/>
                          <w:marBottom w:val="0"/>
                          <w:divBdr>
                            <w:top w:val="none" w:sz="0" w:space="0" w:color="auto"/>
                            <w:left w:val="none" w:sz="0" w:space="0" w:color="auto"/>
                            <w:bottom w:val="none" w:sz="0" w:space="0" w:color="auto"/>
                            <w:right w:val="none" w:sz="0" w:space="0" w:color="auto"/>
                          </w:divBdr>
                          <w:divsChild>
                            <w:div w:id="890965609">
                              <w:marLeft w:val="0"/>
                              <w:marRight w:val="0"/>
                              <w:marTop w:val="0"/>
                              <w:marBottom w:val="0"/>
                              <w:divBdr>
                                <w:top w:val="none" w:sz="0" w:space="0" w:color="auto"/>
                                <w:left w:val="none" w:sz="0" w:space="0" w:color="auto"/>
                                <w:bottom w:val="none" w:sz="0" w:space="0" w:color="auto"/>
                                <w:right w:val="none" w:sz="0" w:space="0" w:color="auto"/>
                              </w:divBdr>
                              <w:divsChild>
                                <w:div w:id="165291652">
                                  <w:marLeft w:val="0"/>
                                  <w:marRight w:val="0"/>
                                  <w:marTop w:val="0"/>
                                  <w:marBottom w:val="0"/>
                                  <w:divBdr>
                                    <w:top w:val="none" w:sz="0" w:space="0" w:color="auto"/>
                                    <w:left w:val="none" w:sz="0" w:space="0" w:color="auto"/>
                                    <w:bottom w:val="none" w:sz="0" w:space="0" w:color="auto"/>
                                    <w:right w:val="none" w:sz="0" w:space="0" w:color="auto"/>
                                  </w:divBdr>
                                  <w:divsChild>
                                    <w:div w:id="1313171960">
                                      <w:marLeft w:val="0"/>
                                      <w:marRight w:val="0"/>
                                      <w:marTop w:val="0"/>
                                      <w:marBottom w:val="0"/>
                                      <w:divBdr>
                                        <w:top w:val="none" w:sz="0" w:space="0" w:color="auto"/>
                                        <w:left w:val="none" w:sz="0" w:space="0" w:color="auto"/>
                                        <w:bottom w:val="none" w:sz="0" w:space="0" w:color="auto"/>
                                        <w:right w:val="none" w:sz="0" w:space="0" w:color="auto"/>
                                      </w:divBdr>
                                      <w:divsChild>
                                        <w:div w:id="127167861">
                                          <w:marLeft w:val="0"/>
                                          <w:marRight w:val="0"/>
                                          <w:marTop w:val="0"/>
                                          <w:marBottom w:val="0"/>
                                          <w:divBdr>
                                            <w:top w:val="none" w:sz="0" w:space="0" w:color="auto"/>
                                            <w:left w:val="none" w:sz="0" w:space="0" w:color="auto"/>
                                            <w:bottom w:val="none" w:sz="0" w:space="0" w:color="auto"/>
                                            <w:right w:val="none" w:sz="0" w:space="0" w:color="auto"/>
                                          </w:divBdr>
                                          <w:divsChild>
                                            <w:div w:id="1081756577">
                                              <w:marLeft w:val="0"/>
                                              <w:marRight w:val="0"/>
                                              <w:marTop w:val="0"/>
                                              <w:marBottom w:val="0"/>
                                              <w:divBdr>
                                                <w:top w:val="none" w:sz="0" w:space="0" w:color="auto"/>
                                                <w:left w:val="none" w:sz="0" w:space="0" w:color="auto"/>
                                                <w:bottom w:val="none" w:sz="0" w:space="0" w:color="auto"/>
                                                <w:right w:val="none" w:sz="0" w:space="0" w:color="auto"/>
                                              </w:divBdr>
                                              <w:divsChild>
                                                <w:div w:id="262350335">
                                                  <w:marLeft w:val="0"/>
                                                  <w:marRight w:val="0"/>
                                                  <w:marTop w:val="0"/>
                                                  <w:marBottom w:val="0"/>
                                                  <w:divBdr>
                                                    <w:top w:val="none" w:sz="0" w:space="0" w:color="auto"/>
                                                    <w:left w:val="none" w:sz="0" w:space="0" w:color="auto"/>
                                                    <w:bottom w:val="none" w:sz="0" w:space="0" w:color="auto"/>
                                                    <w:right w:val="none" w:sz="0" w:space="0" w:color="auto"/>
                                                  </w:divBdr>
                                                  <w:divsChild>
                                                    <w:div w:id="166793941">
                                                      <w:marLeft w:val="0"/>
                                                      <w:marRight w:val="0"/>
                                                      <w:marTop w:val="0"/>
                                                      <w:marBottom w:val="0"/>
                                                      <w:divBdr>
                                                        <w:top w:val="none" w:sz="0" w:space="0" w:color="auto"/>
                                                        <w:left w:val="none" w:sz="0" w:space="0" w:color="auto"/>
                                                        <w:bottom w:val="none" w:sz="0" w:space="0" w:color="auto"/>
                                                        <w:right w:val="none" w:sz="0" w:space="0" w:color="auto"/>
                                                      </w:divBdr>
                                                      <w:divsChild>
                                                        <w:div w:id="1222601025">
                                                          <w:marLeft w:val="0"/>
                                                          <w:marRight w:val="0"/>
                                                          <w:marTop w:val="0"/>
                                                          <w:marBottom w:val="0"/>
                                                          <w:divBdr>
                                                            <w:top w:val="none" w:sz="0" w:space="0" w:color="auto"/>
                                                            <w:left w:val="none" w:sz="0" w:space="0" w:color="auto"/>
                                                            <w:bottom w:val="none" w:sz="0" w:space="0" w:color="auto"/>
                                                            <w:right w:val="none" w:sz="0" w:space="0" w:color="auto"/>
                                                          </w:divBdr>
                                                          <w:divsChild>
                                                            <w:div w:id="514879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655381315">
      <w:bodyDiv w:val="1"/>
      <w:marLeft w:val="0"/>
      <w:marRight w:val="0"/>
      <w:marTop w:val="0"/>
      <w:marBottom w:val="0"/>
      <w:divBdr>
        <w:top w:val="none" w:sz="0" w:space="0" w:color="auto"/>
        <w:left w:val="none" w:sz="0" w:space="0" w:color="auto"/>
        <w:bottom w:val="none" w:sz="0" w:space="0" w:color="auto"/>
        <w:right w:val="none" w:sz="0" w:space="0" w:color="auto"/>
      </w:divBdr>
      <w:divsChild>
        <w:div w:id="710956159">
          <w:marLeft w:val="0"/>
          <w:marRight w:val="0"/>
          <w:marTop w:val="0"/>
          <w:marBottom w:val="0"/>
          <w:divBdr>
            <w:top w:val="none" w:sz="0" w:space="0" w:color="auto"/>
            <w:left w:val="none" w:sz="0" w:space="0" w:color="auto"/>
            <w:bottom w:val="none" w:sz="0" w:space="0" w:color="auto"/>
            <w:right w:val="none" w:sz="0" w:space="0" w:color="auto"/>
          </w:divBdr>
          <w:divsChild>
            <w:div w:id="198278671">
              <w:marLeft w:val="0"/>
              <w:marRight w:val="0"/>
              <w:marTop w:val="0"/>
              <w:marBottom w:val="0"/>
              <w:divBdr>
                <w:top w:val="none" w:sz="0" w:space="0" w:color="auto"/>
                <w:left w:val="none" w:sz="0" w:space="0" w:color="auto"/>
                <w:bottom w:val="none" w:sz="0" w:space="0" w:color="auto"/>
                <w:right w:val="none" w:sz="0" w:space="0" w:color="auto"/>
              </w:divBdr>
              <w:divsChild>
                <w:div w:id="716201811">
                  <w:marLeft w:val="0"/>
                  <w:marRight w:val="0"/>
                  <w:marTop w:val="0"/>
                  <w:marBottom w:val="0"/>
                  <w:divBdr>
                    <w:top w:val="none" w:sz="0" w:space="0" w:color="auto"/>
                    <w:left w:val="none" w:sz="0" w:space="0" w:color="auto"/>
                    <w:bottom w:val="none" w:sz="0" w:space="0" w:color="auto"/>
                    <w:right w:val="none" w:sz="0" w:space="0" w:color="auto"/>
                  </w:divBdr>
                  <w:divsChild>
                    <w:div w:id="887258015">
                      <w:marLeft w:val="0"/>
                      <w:marRight w:val="0"/>
                      <w:marTop w:val="0"/>
                      <w:marBottom w:val="0"/>
                      <w:divBdr>
                        <w:top w:val="none" w:sz="0" w:space="0" w:color="auto"/>
                        <w:left w:val="none" w:sz="0" w:space="0" w:color="auto"/>
                        <w:bottom w:val="none" w:sz="0" w:space="0" w:color="auto"/>
                        <w:right w:val="none" w:sz="0" w:space="0" w:color="auto"/>
                      </w:divBdr>
                      <w:divsChild>
                        <w:div w:id="1738630993">
                          <w:marLeft w:val="0"/>
                          <w:marRight w:val="0"/>
                          <w:marTop w:val="0"/>
                          <w:marBottom w:val="0"/>
                          <w:divBdr>
                            <w:top w:val="none" w:sz="0" w:space="0" w:color="auto"/>
                            <w:left w:val="none" w:sz="0" w:space="0" w:color="auto"/>
                            <w:bottom w:val="none" w:sz="0" w:space="0" w:color="auto"/>
                            <w:right w:val="none" w:sz="0" w:space="0" w:color="auto"/>
                          </w:divBdr>
                          <w:divsChild>
                            <w:div w:id="5251360">
                              <w:marLeft w:val="0"/>
                              <w:marRight w:val="0"/>
                              <w:marTop w:val="0"/>
                              <w:marBottom w:val="0"/>
                              <w:divBdr>
                                <w:top w:val="none" w:sz="0" w:space="0" w:color="auto"/>
                                <w:left w:val="none" w:sz="0" w:space="0" w:color="auto"/>
                                <w:bottom w:val="none" w:sz="0" w:space="0" w:color="auto"/>
                                <w:right w:val="none" w:sz="0" w:space="0" w:color="auto"/>
                              </w:divBdr>
                              <w:divsChild>
                                <w:div w:id="2036423116">
                                  <w:marLeft w:val="0"/>
                                  <w:marRight w:val="0"/>
                                  <w:marTop w:val="0"/>
                                  <w:marBottom w:val="0"/>
                                  <w:divBdr>
                                    <w:top w:val="none" w:sz="0" w:space="0" w:color="auto"/>
                                    <w:left w:val="none" w:sz="0" w:space="0" w:color="auto"/>
                                    <w:bottom w:val="none" w:sz="0" w:space="0" w:color="auto"/>
                                    <w:right w:val="none" w:sz="0" w:space="0" w:color="auto"/>
                                  </w:divBdr>
                                  <w:divsChild>
                                    <w:div w:id="2006278944">
                                      <w:marLeft w:val="0"/>
                                      <w:marRight w:val="0"/>
                                      <w:marTop w:val="0"/>
                                      <w:marBottom w:val="0"/>
                                      <w:divBdr>
                                        <w:top w:val="none" w:sz="0" w:space="0" w:color="auto"/>
                                        <w:left w:val="none" w:sz="0" w:space="0" w:color="auto"/>
                                        <w:bottom w:val="none" w:sz="0" w:space="0" w:color="auto"/>
                                        <w:right w:val="none" w:sz="0" w:space="0" w:color="auto"/>
                                      </w:divBdr>
                                      <w:divsChild>
                                        <w:div w:id="169417503">
                                          <w:marLeft w:val="0"/>
                                          <w:marRight w:val="0"/>
                                          <w:marTop w:val="0"/>
                                          <w:marBottom w:val="0"/>
                                          <w:divBdr>
                                            <w:top w:val="none" w:sz="0" w:space="0" w:color="auto"/>
                                            <w:left w:val="none" w:sz="0" w:space="0" w:color="auto"/>
                                            <w:bottom w:val="none" w:sz="0" w:space="0" w:color="auto"/>
                                            <w:right w:val="none" w:sz="0" w:space="0" w:color="auto"/>
                                          </w:divBdr>
                                          <w:divsChild>
                                            <w:div w:id="1406536885">
                                              <w:marLeft w:val="0"/>
                                              <w:marRight w:val="0"/>
                                              <w:marTop w:val="0"/>
                                              <w:marBottom w:val="0"/>
                                              <w:divBdr>
                                                <w:top w:val="none" w:sz="0" w:space="0" w:color="auto"/>
                                                <w:left w:val="none" w:sz="0" w:space="0" w:color="auto"/>
                                                <w:bottom w:val="none" w:sz="0" w:space="0" w:color="auto"/>
                                                <w:right w:val="none" w:sz="0" w:space="0" w:color="auto"/>
                                              </w:divBdr>
                                              <w:divsChild>
                                                <w:div w:id="873544360">
                                                  <w:marLeft w:val="0"/>
                                                  <w:marRight w:val="0"/>
                                                  <w:marTop w:val="0"/>
                                                  <w:marBottom w:val="0"/>
                                                  <w:divBdr>
                                                    <w:top w:val="none" w:sz="0" w:space="0" w:color="auto"/>
                                                    <w:left w:val="none" w:sz="0" w:space="0" w:color="auto"/>
                                                    <w:bottom w:val="none" w:sz="0" w:space="0" w:color="auto"/>
                                                    <w:right w:val="none" w:sz="0" w:space="0" w:color="auto"/>
                                                  </w:divBdr>
                                                  <w:divsChild>
                                                    <w:div w:id="1981106212">
                                                      <w:marLeft w:val="0"/>
                                                      <w:marRight w:val="0"/>
                                                      <w:marTop w:val="0"/>
                                                      <w:marBottom w:val="0"/>
                                                      <w:divBdr>
                                                        <w:top w:val="none" w:sz="0" w:space="0" w:color="auto"/>
                                                        <w:left w:val="none" w:sz="0" w:space="0" w:color="auto"/>
                                                        <w:bottom w:val="none" w:sz="0" w:space="0" w:color="auto"/>
                                                        <w:right w:val="none" w:sz="0" w:space="0" w:color="auto"/>
                                                      </w:divBdr>
                                                      <w:divsChild>
                                                        <w:div w:id="1349134966">
                                                          <w:marLeft w:val="0"/>
                                                          <w:marRight w:val="0"/>
                                                          <w:marTop w:val="0"/>
                                                          <w:marBottom w:val="0"/>
                                                          <w:divBdr>
                                                            <w:top w:val="none" w:sz="0" w:space="0" w:color="auto"/>
                                                            <w:left w:val="none" w:sz="0" w:space="0" w:color="auto"/>
                                                            <w:bottom w:val="none" w:sz="0" w:space="0" w:color="auto"/>
                                                            <w:right w:val="none" w:sz="0" w:space="0" w:color="auto"/>
                                                          </w:divBdr>
                                                          <w:divsChild>
                                                            <w:div w:id="1222135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657929505">
      <w:bodyDiv w:val="1"/>
      <w:marLeft w:val="0"/>
      <w:marRight w:val="0"/>
      <w:marTop w:val="0"/>
      <w:marBottom w:val="0"/>
      <w:divBdr>
        <w:top w:val="none" w:sz="0" w:space="0" w:color="auto"/>
        <w:left w:val="none" w:sz="0" w:space="0" w:color="auto"/>
        <w:bottom w:val="none" w:sz="0" w:space="0" w:color="auto"/>
        <w:right w:val="none" w:sz="0" w:space="0" w:color="auto"/>
      </w:divBdr>
      <w:divsChild>
        <w:div w:id="1346206696">
          <w:marLeft w:val="0"/>
          <w:marRight w:val="0"/>
          <w:marTop w:val="0"/>
          <w:marBottom w:val="0"/>
          <w:divBdr>
            <w:top w:val="none" w:sz="0" w:space="0" w:color="auto"/>
            <w:left w:val="none" w:sz="0" w:space="0" w:color="auto"/>
            <w:bottom w:val="none" w:sz="0" w:space="0" w:color="auto"/>
            <w:right w:val="none" w:sz="0" w:space="0" w:color="auto"/>
          </w:divBdr>
          <w:divsChild>
            <w:div w:id="237444881">
              <w:marLeft w:val="0"/>
              <w:marRight w:val="0"/>
              <w:marTop w:val="0"/>
              <w:marBottom w:val="0"/>
              <w:divBdr>
                <w:top w:val="none" w:sz="0" w:space="0" w:color="auto"/>
                <w:left w:val="none" w:sz="0" w:space="0" w:color="auto"/>
                <w:bottom w:val="none" w:sz="0" w:space="0" w:color="auto"/>
                <w:right w:val="none" w:sz="0" w:space="0" w:color="auto"/>
              </w:divBdr>
              <w:divsChild>
                <w:div w:id="849950951">
                  <w:marLeft w:val="0"/>
                  <w:marRight w:val="0"/>
                  <w:marTop w:val="0"/>
                  <w:marBottom w:val="0"/>
                  <w:divBdr>
                    <w:top w:val="none" w:sz="0" w:space="0" w:color="auto"/>
                    <w:left w:val="none" w:sz="0" w:space="0" w:color="auto"/>
                    <w:bottom w:val="none" w:sz="0" w:space="0" w:color="auto"/>
                    <w:right w:val="none" w:sz="0" w:space="0" w:color="auto"/>
                  </w:divBdr>
                  <w:divsChild>
                    <w:div w:id="2109815249">
                      <w:marLeft w:val="0"/>
                      <w:marRight w:val="0"/>
                      <w:marTop w:val="0"/>
                      <w:marBottom w:val="0"/>
                      <w:divBdr>
                        <w:top w:val="none" w:sz="0" w:space="0" w:color="auto"/>
                        <w:left w:val="none" w:sz="0" w:space="0" w:color="auto"/>
                        <w:bottom w:val="none" w:sz="0" w:space="0" w:color="auto"/>
                        <w:right w:val="none" w:sz="0" w:space="0" w:color="auto"/>
                      </w:divBdr>
                      <w:divsChild>
                        <w:div w:id="1843274090">
                          <w:marLeft w:val="0"/>
                          <w:marRight w:val="0"/>
                          <w:marTop w:val="0"/>
                          <w:marBottom w:val="0"/>
                          <w:divBdr>
                            <w:top w:val="none" w:sz="0" w:space="0" w:color="auto"/>
                            <w:left w:val="none" w:sz="0" w:space="0" w:color="auto"/>
                            <w:bottom w:val="none" w:sz="0" w:space="0" w:color="auto"/>
                            <w:right w:val="none" w:sz="0" w:space="0" w:color="auto"/>
                          </w:divBdr>
                          <w:divsChild>
                            <w:div w:id="1238705141">
                              <w:marLeft w:val="0"/>
                              <w:marRight w:val="0"/>
                              <w:marTop w:val="0"/>
                              <w:marBottom w:val="0"/>
                              <w:divBdr>
                                <w:top w:val="none" w:sz="0" w:space="0" w:color="auto"/>
                                <w:left w:val="none" w:sz="0" w:space="0" w:color="auto"/>
                                <w:bottom w:val="none" w:sz="0" w:space="0" w:color="auto"/>
                                <w:right w:val="none" w:sz="0" w:space="0" w:color="auto"/>
                              </w:divBdr>
                              <w:divsChild>
                                <w:div w:id="339088074">
                                  <w:marLeft w:val="0"/>
                                  <w:marRight w:val="0"/>
                                  <w:marTop w:val="0"/>
                                  <w:marBottom w:val="0"/>
                                  <w:divBdr>
                                    <w:top w:val="none" w:sz="0" w:space="0" w:color="auto"/>
                                    <w:left w:val="none" w:sz="0" w:space="0" w:color="auto"/>
                                    <w:bottom w:val="none" w:sz="0" w:space="0" w:color="auto"/>
                                    <w:right w:val="none" w:sz="0" w:space="0" w:color="auto"/>
                                  </w:divBdr>
                                  <w:divsChild>
                                    <w:div w:id="1203051542">
                                      <w:marLeft w:val="0"/>
                                      <w:marRight w:val="0"/>
                                      <w:marTop w:val="0"/>
                                      <w:marBottom w:val="0"/>
                                      <w:divBdr>
                                        <w:top w:val="none" w:sz="0" w:space="0" w:color="auto"/>
                                        <w:left w:val="none" w:sz="0" w:space="0" w:color="auto"/>
                                        <w:bottom w:val="none" w:sz="0" w:space="0" w:color="auto"/>
                                        <w:right w:val="none" w:sz="0" w:space="0" w:color="auto"/>
                                      </w:divBdr>
                                      <w:divsChild>
                                        <w:div w:id="1242717009">
                                          <w:marLeft w:val="0"/>
                                          <w:marRight w:val="0"/>
                                          <w:marTop w:val="0"/>
                                          <w:marBottom w:val="0"/>
                                          <w:divBdr>
                                            <w:top w:val="none" w:sz="0" w:space="0" w:color="auto"/>
                                            <w:left w:val="none" w:sz="0" w:space="0" w:color="auto"/>
                                            <w:bottom w:val="none" w:sz="0" w:space="0" w:color="auto"/>
                                            <w:right w:val="none" w:sz="0" w:space="0" w:color="auto"/>
                                          </w:divBdr>
                                          <w:divsChild>
                                            <w:div w:id="1406876288">
                                              <w:marLeft w:val="0"/>
                                              <w:marRight w:val="0"/>
                                              <w:marTop w:val="0"/>
                                              <w:marBottom w:val="0"/>
                                              <w:divBdr>
                                                <w:top w:val="none" w:sz="0" w:space="0" w:color="auto"/>
                                                <w:left w:val="none" w:sz="0" w:space="0" w:color="auto"/>
                                                <w:bottom w:val="none" w:sz="0" w:space="0" w:color="auto"/>
                                                <w:right w:val="none" w:sz="0" w:space="0" w:color="auto"/>
                                              </w:divBdr>
                                              <w:divsChild>
                                                <w:div w:id="70002910">
                                                  <w:marLeft w:val="0"/>
                                                  <w:marRight w:val="0"/>
                                                  <w:marTop w:val="0"/>
                                                  <w:marBottom w:val="0"/>
                                                  <w:divBdr>
                                                    <w:top w:val="none" w:sz="0" w:space="0" w:color="auto"/>
                                                    <w:left w:val="none" w:sz="0" w:space="0" w:color="auto"/>
                                                    <w:bottom w:val="none" w:sz="0" w:space="0" w:color="auto"/>
                                                    <w:right w:val="none" w:sz="0" w:space="0" w:color="auto"/>
                                                  </w:divBdr>
                                                  <w:divsChild>
                                                    <w:div w:id="478571337">
                                                      <w:marLeft w:val="0"/>
                                                      <w:marRight w:val="0"/>
                                                      <w:marTop w:val="0"/>
                                                      <w:marBottom w:val="0"/>
                                                      <w:divBdr>
                                                        <w:top w:val="none" w:sz="0" w:space="0" w:color="auto"/>
                                                        <w:left w:val="none" w:sz="0" w:space="0" w:color="auto"/>
                                                        <w:bottom w:val="none" w:sz="0" w:space="0" w:color="auto"/>
                                                        <w:right w:val="none" w:sz="0" w:space="0" w:color="auto"/>
                                                      </w:divBdr>
                                                      <w:divsChild>
                                                        <w:div w:id="1071544419">
                                                          <w:marLeft w:val="0"/>
                                                          <w:marRight w:val="0"/>
                                                          <w:marTop w:val="0"/>
                                                          <w:marBottom w:val="0"/>
                                                          <w:divBdr>
                                                            <w:top w:val="none" w:sz="0" w:space="0" w:color="auto"/>
                                                            <w:left w:val="none" w:sz="0" w:space="0" w:color="auto"/>
                                                            <w:bottom w:val="none" w:sz="0" w:space="0" w:color="auto"/>
                                                            <w:right w:val="none" w:sz="0" w:space="0" w:color="auto"/>
                                                          </w:divBdr>
                                                          <w:divsChild>
                                                            <w:div w:id="138963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672688906">
      <w:bodyDiv w:val="1"/>
      <w:marLeft w:val="0"/>
      <w:marRight w:val="0"/>
      <w:marTop w:val="0"/>
      <w:marBottom w:val="0"/>
      <w:divBdr>
        <w:top w:val="none" w:sz="0" w:space="0" w:color="auto"/>
        <w:left w:val="none" w:sz="0" w:space="0" w:color="auto"/>
        <w:bottom w:val="none" w:sz="0" w:space="0" w:color="auto"/>
        <w:right w:val="none" w:sz="0" w:space="0" w:color="auto"/>
      </w:divBdr>
      <w:divsChild>
        <w:div w:id="239754508">
          <w:marLeft w:val="0"/>
          <w:marRight w:val="0"/>
          <w:marTop w:val="0"/>
          <w:marBottom w:val="0"/>
          <w:divBdr>
            <w:top w:val="none" w:sz="0" w:space="0" w:color="auto"/>
            <w:left w:val="none" w:sz="0" w:space="0" w:color="auto"/>
            <w:bottom w:val="none" w:sz="0" w:space="0" w:color="auto"/>
            <w:right w:val="none" w:sz="0" w:space="0" w:color="auto"/>
          </w:divBdr>
          <w:divsChild>
            <w:div w:id="725639462">
              <w:marLeft w:val="0"/>
              <w:marRight w:val="0"/>
              <w:marTop w:val="0"/>
              <w:marBottom w:val="0"/>
              <w:divBdr>
                <w:top w:val="none" w:sz="0" w:space="0" w:color="auto"/>
                <w:left w:val="none" w:sz="0" w:space="0" w:color="auto"/>
                <w:bottom w:val="none" w:sz="0" w:space="0" w:color="auto"/>
                <w:right w:val="none" w:sz="0" w:space="0" w:color="auto"/>
              </w:divBdr>
              <w:divsChild>
                <w:div w:id="1352413916">
                  <w:marLeft w:val="0"/>
                  <w:marRight w:val="0"/>
                  <w:marTop w:val="0"/>
                  <w:marBottom w:val="0"/>
                  <w:divBdr>
                    <w:top w:val="none" w:sz="0" w:space="0" w:color="auto"/>
                    <w:left w:val="none" w:sz="0" w:space="0" w:color="auto"/>
                    <w:bottom w:val="none" w:sz="0" w:space="0" w:color="auto"/>
                    <w:right w:val="none" w:sz="0" w:space="0" w:color="auto"/>
                  </w:divBdr>
                  <w:divsChild>
                    <w:div w:id="387845960">
                      <w:marLeft w:val="0"/>
                      <w:marRight w:val="0"/>
                      <w:marTop w:val="0"/>
                      <w:marBottom w:val="0"/>
                      <w:divBdr>
                        <w:top w:val="none" w:sz="0" w:space="0" w:color="auto"/>
                        <w:left w:val="none" w:sz="0" w:space="0" w:color="auto"/>
                        <w:bottom w:val="none" w:sz="0" w:space="0" w:color="auto"/>
                        <w:right w:val="none" w:sz="0" w:space="0" w:color="auto"/>
                      </w:divBdr>
                      <w:divsChild>
                        <w:div w:id="876967141">
                          <w:marLeft w:val="0"/>
                          <w:marRight w:val="0"/>
                          <w:marTop w:val="0"/>
                          <w:marBottom w:val="0"/>
                          <w:divBdr>
                            <w:top w:val="none" w:sz="0" w:space="0" w:color="auto"/>
                            <w:left w:val="none" w:sz="0" w:space="0" w:color="auto"/>
                            <w:bottom w:val="none" w:sz="0" w:space="0" w:color="auto"/>
                            <w:right w:val="none" w:sz="0" w:space="0" w:color="auto"/>
                          </w:divBdr>
                          <w:divsChild>
                            <w:div w:id="1886940322">
                              <w:marLeft w:val="0"/>
                              <w:marRight w:val="0"/>
                              <w:marTop w:val="0"/>
                              <w:marBottom w:val="0"/>
                              <w:divBdr>
                                <w:top w:val="none" w:sz="0" w:space="0" w:color="auto"/>
                                <w:left w:val="none" w:sz="0" w:space="0" w:color="auto"/>
                                <w:bottom w:val="none" w:sz="0" w:space="0" w:color="auto"/>
                                <w:right w:val="none" w:sz="0" w:space="0" w:color="auto"/>
                              </w:divBdr>
                              <w:divsChild>
                                <w:div w:id="921714979">
                                  <w:marLeft w:val="0"/>
                                  <w:marRight w:val="0"/>
                                  <w:marTop w:val="0"/>
                                  <w:marBottom w:val="0"/>
                                  <w:divBdr>
                                    <w:top w:val="none" w:sz="0" w:space="0" w:color="auto"/>
                                    <w:left w:val="none" w:sz="0" w:space="0" w:color="auto"/>
                                    <w:bottom w:val="none" w:sz="0" w:space="0" w:color="auto"/>
                                    <w:right w:val="none" w:sz="0" w:space="0" w:color="auto"/>
                                  </w:divBdr>
                                  <w:divsChild>
                                    <w:div w:id="250428582">
                                      <w:marLeft w:val="0"/>
                                      <w:marRight w:val="0"/>
                                      <w:marTop w:val="0"/>
                                      <w:marBottom w:val="0"/>
                                      <w:divBdr>
                                        <w:top w:val="none" w:sz="0" w:space="0" w:color="auto"/>
                                        <w:left w:val="none" w:sz="0" w:space="0" w:color="auto"/>
                                        <w:bottom w:val="none" w:sz="0" w:space="0" w:color="auto"/>
                                        <w:right w:val="none" w:sz="0" w:space="0" w:color="auto"/>
                                      </w:divBdr>
                                      <w:divsChild>
                                        <w:div w:id="1523936801">
                                          <w:marLeft w:val="0"/>
                                          <w:marRight w:val="0"/>
                                          <w:marTop w:val="0"/>
                                          <w:marBottom w:val="0"/>
                                          <w:divBdr>
                                            <w:top w:val="none" w:sz="0" w:space="0" w:color="auto"/>
                                            <w:left w:val="none" w:sz="0" w:space="0" w:color="auto"/>
                                            <w:bottom w:val="none" w:sz="0" w:space="0" w:color="auto"/>
                                            <w:right w:val="none" w:sz="0" w:space="0" w:color="auto"/>
                                          </w:divBdr>
                                          <w:divsChild>
                                            <w:div w:id="1291328466">
                                              <w:marLeft w:val="0"/>
                                              <w:marRight w:val="0"/>
                                              <w:marTop w:val="0"/>
                                              <w:marBottom w:val="0"/>
                                              <w:divBdr>
                                                <w:top w:val="none" w:sz="0" w:space="0" w:color="auto"/>
                                                <w:left w:val="none" w:sz="0" w:space="0" w:color="auto"/>
                                                <w:bottom w:val="none" w:sz="0" w:space="0" w:color="auto"/>
                                                <w:right w:val="none" w:sz="0" w:space="0" w:color="auto"/>
                                              </w:divBdr>
                                              <w:divsChild>
                                                <w:div w:id="29570120">
                                                  <w:marLeft w:val="0"/>
                                                  <w:marRight w:val="0"/>
                                                  <w:marTop w:val="0"/>
                                                  <w:marBottom w:val="0"/>
                                                  <w:divBdr>
                                                    <w:top w:val="none" w:sz="0" w:space="0" w:color="auto"/>
                                                    <w:left w:val="none" w:sz="0" w:space="0" w:color="auto"/>
                                                    <w:bottom w:val="none" w:sz="0" w:space="0" w:color="auto"/>
                                                    <w:right w:val="none" w:sz="0" w:space="0" w:color="auto"/>
                                                  </w:divBdr>
                                                  <w:divsChild>
                                                    <w:div w:id="770780427">
                                                      <w:marLeft w:val="0"/>
                                                      <w:marRight w:val="0"/>
                                                      <w:marTop w:val="0"/>
                                                      <w:marBottom w:val="0"/>
                                                      <w:divBdr>
                                                        <w:top w:val="none" w:sz="0" w:space="0" w:color="auto"/>
                                                        <w:left w:val="none" w:sz="0" w:space="0" w:color="auto"/>
                                                        <w:bottom w:val="none" w:sz="0" w:space="0" w:color="auto"/>
                                                        <w:right w:val="none" w:sz="0" w:space="0" w:color="auto"/>
                                                      </w:divBdr>
                                                      <w:divsChild>
                                                        <w:div w:id="1429499249">
                                                          <w:marLeft w:val="0"/>
                                                          <w:marRight w:val="0"/>
                                                          <w:marTop w:val="0"/>
                                                          <w:marBottom w:val="0"/>
                                                          <w:divBdr>
                                                            <w:top w:val="none" w:sz="0" w:space="0" w:color="auto"/>
                                                            <w:left w:val="none" w:sz="0" w:space="0" w:color="auto"/>
                                                            <w:bottom w:val="none" w:sz="0" w:space="0" w:color="auto"/>
                                                            <w:right w:val="none" w:sz="0" w:space="0" w:color="auto"/>
                                                          </w:divBdr>
                                                          <w:divsChild>
                                                            <w:div w:id="660894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703755600">
      <w:bodyDiv w:val="1"/>
      <w:marLeft w:val="0"/>
      <w:marRight w:val="0"/>
      <w:marTop w:val="0"/>
      <w:marBottom w:val="0"/>
      <w:divBdr>
        <w:top w:val="none" w:sz="0" w:space="0" w:color="auto"/>
        <w:left w:val="none" w:sz="0" w:space="0" w:color="auto"/>
        <w:bottom w:val="none" w:sz="0" w:space="0" w:color="auto"/>
        <w:right w:val="none" w:sz="0" w:space="0" w:color="auto"/>
      </w:divBdr>
      <w:divsChild>
        <w:div w:id="1178812148">
          <w:marLeft w:val="0"/>
          <w:marRight w:val="0"/>
          <w:marTop w:val="0"/>
          <w:marBottom w:val="0"/>
          <w:divBdr>
            <w:top w:val="none" w:sz="0" w:space="0" w:color="auto"/>
            <w:left w:val="none" w:sz="0" w:space="0" w:color="auto"/>
            <w:bottom w:val="none" w:sz="0" w:space="0" w:color="auto"/>
            <w:right w:val="none" w:sz="0" w:space="0" w:color="auto"/>
          </w:divBdr>
          <w:divsChild>
            <w:div w:id="467281170">
              <w:marLeft w:val="0"/>
              <w:marRight w:val="0"/>
              <w:marTop w:val="0"/>
              <w:marBottom w:val="0"/>
              <w:divBdr>
                <w:top w:val="none" w:sz="0" w:space="0" w:color="auto"/>
                <w:left w:val="none" w:sz="0" w:space="0" w:color="auto"/>
                <w:bottom w:val="none" w:sz="0" w:space="0" w:color="auto"/>
                <w:right w:val="none" w:sz="0" w:space="0" w:color="auto"/>
              </w:divBdr>
              <w:divsChild>
                <w:div w:id="97337349">
                  <w:marLeft w:val="0"/>
                  <w:marRight w:val="0"/>
                  <w:marTop w:val="0"/>
                  <w:marBottom w:val="0"/>
                  <w:divBdr>
                    <w:top w:val="none" w:sz="0" w:space="0" w:color="auto"/>
                    <w:left w:val="none" w:sz="0" w:space="0" w:color="auto"/>
                    <w:bottom w:val="none" w:sz="0" w:space="0" w:color="auto"/>
                    <w:right w:val="none" w:sz="0" w:space="0" w:color="auto"/>
                  </w:divBdr>
                  <w:divsChild>
                    <w:div w:id="1925647244">
                      <w:marLeft w:val="0"/>
                      <w:marRight w:val="0"/>
                      <w:marTop w:val="0"/>
                      <w:marBottom w:val="0"/>
                      <w:divBdr>
                        <w:top w:val="none" w:sz="0" w:space="0" w:color="auto"/>
                        <w:left w:val="none" w:sz="0" w:space="0" w:color="auto"/>
                        <w:bottom w:val="none" w:sz="0" w:space="0" w:color="auto"/>
                        <w:right w:val="none" w:sz="0" w:space="0" w:color="auto"/>
                      </w:divBdr>
                      <w:divsChild>
                        <w:div w:id="453140506">
                          <w:marLeft w:val="0"/>
                          <w:marRight w:val="0"/>
                          <w:marTop w:val="0"/>
                          <w:marBottom w:val="0"/>
                          <w:divBdr>
                            <w:top w:val="none" w:sz="0" w:space="0" w:color="auto"/>
                            <w:left w:val="none" w:sz="0" w:space="0" w:color="auto"/>
                            <w:bottom w:val="none" w:sz="0" w:space="0" w:color="auto"/>
                            <w:right w:val="none" w:sz="0" w:space="0" w:color="auto"/>
                          </w:divBdr>
                          <w:divsChild>
                            <w:div w:id="902838163">
                              <w:marLeft w:val="0"/>
                              <w:marRight w:val="0"/>
                              <w:marTop w:val="0"/>
                              <w:marBottom w:val="0"/>
                              <w:divBdr>
                                <w:top w:val="none" w:sz="0" w:space="0" w:color="auto"/>
                                <w:left w:val="none" w:sz="0" w:space="0" w:color="auto"/>
                                <w:bottom w:val="none" w:sz="0" w:space="0" w:color="auto"/>
                                <w:right w:val="none" w:sz="0" w:space="0" w:color="auto"/>
                              </w:divBdr>
                              <w:divsChild>
                                <w:div w:id="1955862641">
                                  <w:marLeft w:val="0"/>
                                  <w:marRight w:val="0"/>
                                  <w:marTop w:val="0"/>
                                  <w:marBottom w:val="0"/>
                                  <w:divBdr>
                                    <w:top w:val="none" w:sz="0" w:space="0" w:color="auto"/>
                                    <w:left w:val="none" w:sz="0" w:space="0" w:color="auto"/>
                                    <w:bottom w:val="none" w:sz="0" w:space="0" w:color="auto"/>
                                    <w:right w:val="none" w:sz="0" w:space="0" w:color="auto"/>
                                  </w:divBdr>
                                  <w:divsChild>
                                    <w:div w:id="2023586597">
                                      <w:marLeft w:val="0"/>
                                      <w:marRight w:val="0"/>
                                      <w:marTop w:val="0"/>
                                      <w:marBottom w:val="0"/>
                                      <w:divBdr>
                                        <w:top w:val="none" w:sz="0" w:space="0" w:color="auto"/>
                                        <w:left w:val="none" w:sz="0" w:space="0" w:color="auto"/>
                                        <w:bottom w:val="none" w:sz="0" w:space="0" w:color="auto"/>
                                        <w:right w:val="none" w:sz="0" w:space="0" w:color="auto"/>
                                      </w:divBdr>
                                      <w:divsChild>
                                        <w:div w:id="1504126708">
                                          <w:marLeft w:val="0"/>
                                          <w:marRight w:val="0"/>
                                          <w:marTop w:val="0"/>
                                          <w:marBottom w:val="0"/>
                                          <w:divBdr>
                                            <w:top w:val="none" w:sz="0" w:space="0" w:color="auto"/>
                                            <w:left w:val="none" w:sz="0" w:space="0" w:color="auto"/>
                                            <w:bottom w:val="none" w:sz="0" w:space="0" w:color="auto"/>
                                            <w:right w:val="none" w:sz="0" w:space="0" w:color="auto"/>
                                          </w:divBdr>
                                          <w:divsChild>
                                            <w:div w:id="410664633">
                                              <w:marLeft w:val="0"/>
                                              <w:marRight w:val="0"/>
                                              <w:marTop w:val="0"/>
                                              <w:marBottom w:val="0"/>
                                              <w:divBdr>
                                                <w:top w:val="none" w:sz="0" w:space="0" w:color="auto"/>
                                                <w:left w:val="none" w:sz="0" w:space="0" w:color="auto"/>
                                                <w:bottom w:val="none" w:sz="0" w:space="0" w:color="auto"/>
                                                <w:right w:val="none" w:sz="0" w:space="0" w:color="auto"/>
                                              </w:divBdr>
                                              <w:divsChild>
                                                <w:div w:id="1918131527">
                                                  <w:marLeft w:val="0"/>
                                                  <w:marRight w:val="0"/>
                                                  <w:marTop w:val="0"/>
                                                  <w:marBottom w:val="0"/>
                                                  <w:divBdr>
                                                    <w:top w:val="none" w:sz="0" w:space="0" w:color="auto"/>
                                                    <w:left w:val="none" w:sz="0" w:space="0" w:color="auto"/>
                                                    <w:bottom w:val="none" w:sz="0" w:space="0" w:color="auto"/>
                                                    <w:right w:val="none" w:sz="0" w:space="0" w:color="auto"/>
                                                  </w:divBdr>
                                                  <w:divsChild>
                                                    <w:div w:id="1395155080">
                                                      <w:marLeft w:val="0"/>
                                                      <w:marRight w:val="0"/>
                                                      <w:marTop w:val="0"/>
                                                      <w:marBottom w:val="0"/>
                                                      <w:divBdr>
                                                        <w:top w:val="none" w:sz="0" w:space="0" w:color="auto"/>
                                                        <w:left w:val="none" w:sz="0" w:space="0" w:color="auto"/>
                                                        <w:bottom w:val="none" w:sz="0" w:space="0" w:color="auto"/>
                                                        <w:right w:val="none" w:sz="0" w:space="0" w:color="auto"/>
                                                      </w:divBdr>
                                                      <w:divsChild>
                                                        <w:div w:id="810289682">
                                                          <w:marLeft w:val="0"/>
                                                          <w:marRight w:val="0"/>
                                                          <w:marTop w:val="0"/>
                                                          <w:marBottom w:val="0"/>
                                                          <w:divBdr>
                                                            <w:top w:val="none" w:sz="0" w:space="0" w:color="auto"/>
                                                            <w:left w:val="none" w:sz="0" w:space="0" w:color="auto"/>
                                                            <w:bottom w:val="none" w:sz="0" w:space="0" w:color="auto"/>
                                                            <w:right w:val="none" w:sz="0" w:space="0" w:color="auto"/>
                                                          </w:divBdr>
                                                          <w:divsChild>
                                                            <w:div w:id="1649436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778257858">
      <w:bodyDiv w:val="1"/>
      <w:marLeft w:val="0"/>
      <w:marRight w:val="0"/>
      <w:marTop w:val="0"/>
      <w:marBottom w:val="0"/>
      <w:divBdr>
        <w:top w:val="none" w:sz="0" w:space="0" w:color="auto"/>
        <w:left w:val="none" w:sz="0" w:space="0" w:color="auto"/>
        <w:bottom w:val="none" w:sz="0" w:space="0" w:color="auto"/>
        <w:right w:val="none" w:sz="0" w:space="0" w:color="auto"/>
      </w:divBdr>
      <w:divsChild>
        <w:div w:id="1007051450">
          <w:marLeft w:val="0"/>
          <w:marRight w:val="0"/>
          <w:marTop w:val="0"/>
          <w:marBottom w:val="0"/>
          <w:divBdr>
            <w:top w:val="none" w:sz="0" w:space="0" w:color="auto"/>
            <w:left w:val="none" w:sz="0" w:space="0" w:color="auto"/>
            <w:bottom w:val="none" w:sz="0" w:space="0" w:color="auto"/>
            <w:right w:val="none" w:sz="0" w:space="0" w:color="auto"/>
          </w:divBdr>
          <w:divsChild>
            <w:div w:id="1677147362">
              <w:marLeft w:val="0"/>
              <w:marRight w:val="0"/>
              <w:marTop w:val="0"/>
              <w:marBottom w:val="0"/>
              <w:divBdr>
                <w:top w:val="none" w:sz="0" w:space="0" w:color="auto"/>
                <w:left w:val="none" w:sz="0" w:space="0" w:color="auto"/>
                <w:bottom w:val="none" w:sz="0" w:space="0" w:color="auto"/>
                <w:right w:val="none" w:sz="0" w:space="0" w:color="auto"/>
              </w:divBdr>
              <w:divsChild>
                <w:div w:id="352850948">
                  <w:marLeft w:val="0"/>
                  <w:marRight w:val="0"/>
                  <w:marTop w:val="0"/>
                  <w:marBottom w:val="0"/>
                  <w:divBdr>
                    <w:top w:val="none" w:sz="0" w:space="0" w:color="auto"/>
                    <w:left w:val="none" w:sz="0" w:space="0" w:color="auto"/>
                    <w:bottom w:val="none" w:sz="0" w:space="0" w:color="auto"/>
                    <w:right w:val="none" w:sz="0" w:space="0" w:color="auto"/>
                  </w:divBdr>
                  <w:divsChild>
                    <w:div w:id="421876812">
                      <w:marLeft w:val="0"/>
                      <w:marRight w:val="0"/>
                      <w:marTop w:val="0"/>
                      <w:marBottom w:val="0"/>
                      <w:divBdr>
                        <w:top w:val="none" w:sz="0" w:space="0" w:color="auto"/>
                        <w:left w:val="none" w:sz="0" w:space="0" w:color="auto"/>
                        <w:bottom w:val="none" w:sz="0" w:space="0" w:color="auto"/>
                        <w:right w:val="none" w:sz="0" w:space="0" w:color="auto"/>
                      </w:divBdr>
                      <w:divsChild>
                        <w:div w:id="405349726">
                          <w:marLeft w:val="0"/>
                          <w:marRight w:val="0"/>
                          <w:marTop w:val="0"/>
                          <w:marBottom w:val="0"/>
                          <w:divBdr>
                            <w:top w:val="none" w:sz="0" w:space="0" w:color="auto"/>
                            <w:left w:val="none" w:sz="0" w:space="0" w:color="auto"/>
                            <w:bottom w:val="none" w:sz="0" w:space="0" w:color="auto"/>
                            <w:right w:val="none" w:sz="0" w:space="0" w:color="auto"/>
                          </w:divBdr>
                          <w:divsChild>
                            <w:div w:id="1127317243">
                              <w:marLeft w:val="0"/>
                              <w:marRight w:val="0"/>
                              <w:marTop w:val="0"/>
                              <w:marBottom w:val="0"/>
                              <w:divBdr>
                                <w:top w:val="none" w:sz="0" w:space="0" w:color="auto"/>
                                <w:left w:val="none" w:sz="0" w:space="0" w:color="auto"/>
                                <w:bottom w:val="none" w:sz="0" w:space="0" w:color="auto"/>
                                <w:right w:val="none" w:sz="0" w:space="0" w:color="auto"/>
                              </w:divBdr>
                              <w:divsChild>
                                <w:div w:id="564029999">
                                  <w:marLeft w:val="0"/>
                                  <w:marRight w:val="0"/>
                                  <w:marTop w:val="0"/>
                                  <w:marBottom w:val="0"/>
                                  <w:divBdr>
                                    <w:top w:val="none" w:sz="0" w:space="0" w:color="auto"/>
                                    <w:left w:val="none" w:sz="0" w:space="0" w:color="auto"/>
                                    <w:bottom w:val="none" w:sz="0" w:space="0" w:color="auto"/>
                                    <w:right w:val="none" w:sz="0" w:space="0" w:color="auto"/>
                                  </w:divBdr>
                                  <w:divsChild>
                                    <w:div w:id="265771822">
                                      <w:marLeft w:val="0"/>
                                      <w:marRight w:val="0"/>
                                      <w:marTop w:val="0"/>
                                      <w:marBottom w:val="0"/>
                                      <w:divBdr>
                                        <w:top w:val="none" w:sz="0" w:space="0" w:color="auto"/>
                                        <w:left w:val="none" w:sz="0" w:space="0" w:color="auto"/>
                                        <w:bottom w:val="none" w:sz="0" w:space="0" w:color="auto"/>
                                        <w:right w:val="none" w:sz="0" w:space="0" w:color="auto"/>
                                      </w:divBdr>
                                      <w:divsChild>
                                        <w:div w:id="1758818075">
                                          <w:marLeft w:val="0"/>
                                          <w:marRight w:val="0"/>
                                          <w:marTop w:val="0"/>
                                          <w:marBottom w:val="0"/>
                                          <w:divBdr>
                                            <w:top w:val="none" w:sz="0" w:space="0" w:color="auto"/>
                                            <w:left w:val="none" w:sz="0" w:space="0" w:color="auto"/>
                                            <w:bottom w:val="none" w:sz="0" w:space="0" w:color="auto"/>
                                            <w:right w:val="none" w:sz="0" w:space="0" w:color="auto"/>
                                          </w:divBdr>
                                          <w:divsChild>
                                            <w:div w:id="493498307">
                                              <w:marLeft w:val="0"/>
                                              <w:marRight w:val="0"/>
                                              <w:marTop w:val="0"/>
                                              <w:marBottom w:val="0"/>
                                              <w:divBdr>
                                                <w:top w:val="none" w:sz="0" w:space="0" w:color="auto"/>
                                                <w:left w:val="none" w:sz="0" w:space="0" w:color="auto"/>
                                                <w:bottom w:val="none" w:sz="0" w:space="0" w:color="auto"/>
                                                <w:right w:val="none" w:sz="0" w:space="0" w:color="auto"/>
                                              </w:divBdr>
                                              <w:divsChild>
                                                <w:div w:id="792139878">
                                                  <w:marLeft w:val="0"/>
                                                  <w:marRight w:val="0"/>
                                                  <w:marTop w:val="0"/>
                                                  <w:marBottom w:val="0"/>
                                                  <w:divBdr>
                                                    <w:top w:val="none" w:sz="0" w:space="0" w:color="auto"/>
                                                    <w:left w:val="none" w:sz="0" w:space="0" w:color="auto"/>
                                                    <w:bottom w:val="none" w:sz="0" w:space="0" w:color="auto"/>
                                                    <w:right w:val="none" w:sz="0" w:space="0" w:color="auto"/>
                                                  </w:divBdr>
                                                  <w:divsChild>
                                                    <w:div w:id="876233036">
                                                      <w:marLeft w:val="0"/>
                                                      <w:marRight w:val="0"/>
                                                      <w:marTop w:val="0"/>
                                                      <w:marBottom w:val="0"/>
                                                      <w:divBdr>
                                                        <w:top w:val="none" w:sz="0" w:space="0" w:color="auto"/>
                                                        <w:left w:val="none" w:sz="0" w:space="0" w:color="auto"/>
                                                        <w:bottom w:val="none" w:sz="0" w:space="0" w:color="auto"/>
                                                        <w:right w:val="none" w:sz="0" w:space="0" w:color="auto"/>
                                                      </w:divBdr>
                                                      <w:divsChild>
                                                        <w:div w:id="328143094">
                                                          <w:marLeft w:val="0"/>
                                                          <w:marRight w:val="0"/>
                                                          <w:marTop w:val="0"/>
                                                          <w:marBottom w:val="0"/>
                                                          <w:divBdr>
                                                            <w:top w:val="none" w:sz="0" w:space="0" w:color="auto"/>
                                                            <w:left w:val="none" w:sz="0" w:space="0" w:color="auto"/>
                                                            <w:bottom w:val="none" w:sz="0" w:space="0" w:color="auto"/>
                                                            <w:right w:val="none" w:sz="0" w:space="0" w:color="auto"/>
                                                          </w:divBdr>
                                                          <w:divsChild>
                                                            <w:div w:id="828253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832330658">
      <w:bodyDiv w:val="1"/>
      <w:marLeft w:val="0"/>
      <w:marRight w:val="0"/>
      <w:marTop w:val="0"/>
      <w:marBottom w:val="0"/>
      <w:divBdr>
        <w:top w:val="none" w:sz="0" w:space="0" w:color="auto"/>
        <w:left w:val="none" w:sz="0" w:space="0" w:color="auto"/>
        <w:bottom w:val="none" w:sz="0" w:space="0" w:color="auto"/>
        <w:right w:val="none" w:sz="0" w:space="0" w:color="auto"/>
      </w:divBdr>
      <w:divsChild>
        <w:div w:id="744258486">
          <w:marLeft w:val="0"/>
          <w:marRight w:val="0"/>
          <w:marTop w:val="0"/>
          <w:marBottom w:val="0"/>
          <w:divBdr>
            <w:top w:val="none" w:sz="0" w:space="0" w:color="auto"/>
            <w:left w:val="none" w:sz="0" w:space="0" w:color="auto"/>
            <w:bottom w:val="none" w:sz="0" w:space="0" w:color="auto"/>
            <w:right w:val="none" w:sz="0" w:space="0" w:color="auto"/>
          </w:divBdr>
          <w:divsChild>
            <w:div w:id="1756047474">
              <w:marLeft w:val="0"/>
              <w:marRight w:val="0"/>
              <w:marTop w:val="0"/>
              <w:marBottom w:val="0"/>
              <w:divBdr>
                <w:top w:val="none" w:sz="0" w:space="0" w:color="auto"/>
                <w:left w:val="none" w:sz="0" w:space="0" w:color="auto"/>
                <w:bottom w:val="none" w:sz="0" w:space="0" w:color="auto"/>
                <w:right w:val="none" w:sz="0" w:space="0" w:color="auto"/>
              </w:divBdr>
              <w:divsChild>
                <w:div w:id="1012218780">
                  <w:marLeft w:val="0"/>
                  <w:marRight w:val="0"/>
                  <w:marTop w:val="0"/>
                  <w:marBottom w:val="0"/>
                  <w:divBdr>
                    <w:top w:val="none" w:sz="0" w:space="0" w:color="auto"/>
                    <w:left w:val="none" w:sz="0" w:space="0" w:color="auto"/>
                    <w:bottom w:val="none" w:sz="0" w:space="0" w:color="auto"/>
                    <w:right w:val="none" w:sz="0" w:space="0" w:color="auto"/>
                  </w:divBdr>
                  <w:divsChild>
                    <w:div w:id="1050609696">
                      <w:marLeft w:val="0"/>
                      <w:marRight w:val="0"/>
                      <w:marTop w:val="0"/>
                      <w:marBottom w:val="0"/>
                      <w:divBdr>
                        <w:top w:val="none" w:sz="0" w:space="0" w:color="auto"/>
                        <w:left w:val="none" w:sz="0" w:space="0" w:color="auto"/>
                        <w:bottom w:val="none" w:sz="0" w:space="0" w:color="auto"/>
                        <w:right w:val="none" w:sz="0" w:space="0" w:color="auto"/>
                      </w:divBdr>
                      <w:divsChild>
                        <w:div w:id="1701737215">
                          <w:marLeft w:val="0"/>
                          <w:marRight w:val="0"/>
                          <w:marTop w:val="0"/>
                          <w:marBottom w:val="0"/>
                          <w:divBdr>
                            <w:top w:val="none" w:sz="0" w:space="0" w:color="auto"/>
                            <w:left w:val="none" w:sz="0" w:space="0" w:color="auto"/>
                            <w:bottom w:val="none" w:sz="0" w:space="0" w:color="auto"/>
                            <w:right w:val="none" w:sz="0" w:space="0" w:color="auto"/>
                          </w:divBdr>
                          <w:divsChild>
                            <w:div w:id="511333101">
                              <w:marLeft w:val="0"/>
                              <w:marRight w:val="0"/>
                              <w:marTop w:val="0"/>
                              <w:marBottom w:val="0"/>
                              <w:divBdr>
                                <w:top w:val="none" w:sz="0" w:space="0" w:color="auto"/>
                                <w:left w:val="none" w:sz="0" w:space="0" w:color="auto"/>
                                <w:bottom w:val="none" w:sz="0" w:space="0" w:color="auto"/>
                                <w:right w:val="none" w:sz="0" w:space="0" w:color="auto"/>
                              </w:divBdr>
                              <w:divsChild>
                                <w:div w:id="1968588632">
                                  <w:marLeft w:val="0"/>
                                  <w:marRight w:val="0"/>
                                  <w:marTop w:val="0"/>
                                  <w:marBottom w:val="0"/>
                                  <w:divBdr>
                                    <w:top w:val="none" w:sz="0" w:space="0" w:color="auto"/>
                                    <w:left w:val="none" w:sz="0" w:space="0" w:color="auto"/>
                                    <w:bottom w:val="none" w:sz="0" w:space="0" w:color="auto"/>
                                    <w:right w:val="none" w:sz="0" w:space="0" w:color="auto"/>
                                  </w:divBdr>
                                  <w:divsChild>
                                    <w:div w:id="667294011">
                                      <w:marLeft w:val="0"/>
                                      <w:marRight w:val="0"/>
                                      <w:marTop w:val="0"/>
                                      <w:marBottom w:val="0"/>
                                      <w:divBdr>
                                        <w:top w:val="none" w:sz="0" w:space="0" w:color="auto"/>
                                        <w:left w:val="none" w:sz="0" w:space="0" w:color="auto"/>
                                        <w:bottom w:val="none" w:sz="0" w:space="0" w:color="auto"/>
                                        <w:right w:val="none" w:sz="0" w:space="0" w:color="auto"/>
                                      </w:divBdr>
                                      <w:divsChild>
                                        <w:div w:id="1441680157">
                                          <w:marLeft w:val="0"/>
                                          <w:marRight w:val="0"/>
                                          <w:marTop w:val="0"/>
                                          <w:marBottom w:val="0"/>
                                          <w:divBdr>
                                            <w:top w:val="none" w:sz="0" w:space="0" w:color="auto"/>
                                            <w:left w:val="none" w:sz="0" w:space="0" w:color="auto"/>
                                            <w:bottom w:val="none" w:sz="0" w:space="0" w:color="auto"/>
                                            <w:right w:val="none" w:sz="0" w:space="0" w:color="auto"/>
                                          </w:divBdr>
                                          <w:divsChild>
                                            <w:div w:id="1141532037">
                                              <w:marLeft w:val="0"/>
                                              <w:marRight w:val="0"/>
                                              <w:marTop w:val="0"/>
                                              <w:marBottom w:val="0"/>
                                              <w:divBdr>
                                                <w:top w:val="none" w:sz="0" w:space="0" w:color="auto"/>
                                                <w:left w:val="none" w:sz="0" w:space="0" w:color="auto"/>
                                                <w:bottom w:val="none" w:sz="0" w:space="0" w:color="auto"/>
                                                <w:right w:val="none" w:sz="0" w:space="0" w:color="auto"/>
                                              </w:divBdr>
                                              <w:divsChild>
                                                <w:div w:id="1460220766">
                                                  <w:marLeft w:val="0"/>
                                                  <w:marRight w:val="0"/>
                                                  <w:marTop w:val="0"/>
                                                  <w:marBottom w:val="0"/>
                                                  <w:divBdr>
                                                    <w:top w:val="none" w:sz="0" w:space="0" w:color="auto"/>
                                                    <w:left w:val="none" w:sz="0" w:space="0" w:color="auto"/>
                                                    <w:bottom w:val="none" w:sz="0" w:space="0" w:color="auto"/>
                                                    <w:right w:val="none" w:sz="0" w:space="0" w:color="auto"/>
                                                  </w:divBdr>
                                                  <w:divsChild>
                                                    <w:div w:id="1671447879">
                                                      <w:marLeft w:val="0"/>
                                                      <w:marRight w:val="0"/>
                                                      <w:marTop w:val="0"/>
                                                      <w:marBottom w:val="0"/>
                                                      <w:divBdr>
                                                        <w:top w:val="none" w:sz="0" w:space="0" w:color="auto"/>
                                                        <w:left w:val="none" w:sz="0" w:space="0" w:color="auto"/>
                                                        <w:bottom w:val="none" w:sz="0" w:space="0" w:color="auto"/>
                                                        <w:right w:val="none" w:sz="0" w:space="0" w:color="auto"/>
                                                      </w:divBdr>
                                                      <w:divsChild>
                                                        <w:div w:id="173541976">
                                                          <w:marLeft w:val="0"/>
                                                          <w:marRight w:val="0"/>
                                                          <w:marTop w:val="0"/>
                                                          <w:marBottom w:val="0"/>
                                                          <w:divBdr>
                                                            <w:top w:val="none" w:sz="0" w:space="0" w:color="auto"/>
                                                            <w:left w:val="none" w:sz="0" w:space="0" w:color="auto"/>
                                                            <w:bottom w:val="none" w:sz="0" w:space="0" w:color="auto"/>
                                                            <w:right w:val="none" w:sz="0" w:space="0" w:color="auto"/>
                                                          </w:divBdr>
                                                          <w:divsChild>
                                                            <w:div w:id="1043746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863641425">
      <w:bodyDiv w:val="1"/>
      <w:marLeft w:val="0"/>
      <w:marRight w:val="0"/>
      <w:marTop w:val="0"/>
      <w:marBottom w:val="0"/>
      <w:divBdr>
        <w:top w:val="none" w:sz="0" w:space="0" w:color="auto"/>
        <w:left w:val="none" w:sz="0" w:space="0" w:color="auto"/>
        <w:bottom w:val="none" w:sz="0" w:space="0" w:color="auto"/>
        <w:right w:val="none" w:sz="0" w:space="0" w:color="auto"/>
      </w:divBdr>
      <w:divsChild>
        <w:div w:id="185757892">
          <w:marLeft w:val="0"/>
          <w:marRight w:val="0"/>
          <w:marTop w:val="0"/>
          <w:marBottom w:val="0"/>
          <w:divBdr>
            <w:top w:val="none" w:sz="0" w:space="0" w:color="auto"/>
            <w:left w:val="none" w:sz="0" w:space="0" w:color="auto"/>
            <w:bottom w:val="none" w:sz="0" w:space="0" w:color="auto"/>
            <w:right w:val="none" w:sz="0" w:space="0" w:color="auto"/>
          </w:divBdr>
          <w:divsChild>
            <w:div w:id="2053652868">
              <w:marLeft w:val="0"/>
              <w:marRight w:val="0"/>
              <w:marTop w:val="0"/>
              <w:marBottom w:val="0"/>
              <w:divBdr>
                <w:top w:val="none" w:sz="0" w:space="0" w:color="auto"/>
                <w:left w:val="none" w:sz="0" w:space="0" w:color="auto"/>
                <w:bottom w:val="none" w:sz="0" w:space="0" w:color="auto"/>
                <w:right w:val="none" w:sz="0" w:space="0" w:color="auto"/>
              </w:divBdr>
              <w:divsChild>
                <w:div w:id="1026254028">
                  <w:marLeft w:val="0"/>
                  <w:marRight w:val="0"/>
                  <w:marTop w:val="0"/>
                  <w:marBottom w:val="0"/>
                  <w:divBdr>
                    <w:top w:val="none" w:sz="0" w:space="0" w:color="auto"/>
                    <w:left w:val="none" w:sz="0" w:space="0" w:color="auto"/>
                    <w:bottom w:val="none" w:sz="0" w:space="0" w:color="auto"/>
                    <w:right w:val="none" w:sz="0" w:space="0" w:color="auto"/>
                  </w:divBdr>
                  <w:divsChild>
                    <w:div w:id="939874325">
                      <w:marLeft w:val="0"/>
                      <w:marRight w:val="0"/>
                      <w:marTop w:val="0"/>
                      <w:marBottom w:val="0"/>
                      <w:divBdr>
                        <w:top w:val="none" w:sz="0" w:space="0" w:color="auto"/>
                        <w:left w:val="none" w:sz="0" w:space="0" w:color="auto"/>
                        <w:bottom w:val="none" w:sz="0" w:space="0" w:color="auto"/>
                        <w:right w:val="none" w:sz="0" w:space="0" w:color="auto"/>
                      </w:divBdr>
                      <w:divsChild>
                        <w:div w:id="1877304225">
                          <w:marLeft w:val="0"/>
                          <w:marRight w:val="0"/>
                          <w:marTop w:val="0"/>
                          <w:marBottom w:val="0"/>
                          <w:divBdr>
                            <w:top w:val="none" w:sz="0" w:space="0" w:color="auto"/>
                            <w:left w:val="none" w:sz="0" w:space="0" w:color="auto"/>
                            <w:bottom w:val="none" w:sz="0" w:space="0" w:color="auto"/>
                            <w:right w:val="none" w:sz="0" w:space="0" w:color="auto"/>
                          </w:divBdr>
                          <w:divsChild>
                            <w:div w:id="787696475">
                              <w:marLeft w:val="0"/>
                              <w:marRight w:val="0"/>
                              <w:marTop w:val="0"/>
                              <w:marBottom w:val="0"/>
                              <w:divBdr>
                                <w:top w:val="none" w:sz="0" w:space="0" w:color="auto"/>
                                <w:left w:val="none" w:sz="0" w:space="0" w:color="auto"/>
                                <w:bottom w:val="none" w:sz="0" w:space="0" w:color="auto"/>
                                <w:right w:val="none" w:sz="0" w:space="0" w:color="auto"/>
                              </w:divBdr>
                              <w:divsChild>
                                <w:div w:id="778645302">
                                  <w:marLeft w:val="0"/>
                                  <w:marRight w:val="0"/>
                                  <w:marTop w:val="0"/>
                                  <w:marBottom w:val="0"/>
                                  <w:divBdr>
                                    <w:top w:val="none" w:sz="0" w:space="0" w:color="auto"/>
                                    <w:left w:val="none" w:sz="0" w:space="0" w:color="auto"/>
                                    <w:bottom w:val="none" w:sz="0" w:space="0" w:color="auto"/>
                                    <w:right w:val="none" w:sz="0" w:space="0" w:color="auto"/>
                                  </w:divBdr>
                                  <w:divsChild>
                                    <w:div w:id="1731466146">
                                      <w:marLeft w:val="0"/>
                                      <w:marRight w:val="0"/>
                                      <w:marTop w:val="0"/>
                                      <w:marBottom w:val="0"/>
                                      <w:divBdr>
                                        <w:top w:val="none" w:sz="0" w:space="0" w:color="auto"/>
                                        <w:left w:val="none" w:sz="0" w:space="0" w:color="auto"/>
                                        <w:bottom w:val="none" w:sz="0" w:space="0" w:color="auto"/>
                                        <w:right w:val="none" w:sz="0" w:space="0" w:color="auto"/>
                                      </w:divBdr>
                                      <w:divsChild>
                                        <w:div w:id="1001279760">
                                          <w:marLeft w:val="0"/>
                                          <w:marRight w:val="0"/>
                                          <w:marTop w:val="0"/>
                                          <w:marBottom w:val="0"/>
                                          <w:divBdr>
                                            <w:top w:val="none" w:sz="0" w:space="0" w:color="auto"/>
                                            <w:left w:val="none" w:sz="0" w:space="0" w:color="auto"/>
                                            <w:bottom w:val="none" w:sz="0" w:space="0" w:color="auto"/>
                                            <w:right w:val="none" w:sz="0" w:space="0" w:color="auto"/>
                                          </w:divBdr>
                                          <w:divsChild>
                                            <w:div w:id="523638327">
                                              <w:marLeft w:val="0"/>
                                              <w:marRight w:val="0"/>
                                              <w:marTop w:val="0"/>
                                              <w:marBottom w:val="0"/>
                                              <w:divBdr>
                                                <w:top w:val="none" w:sz="0" w:space="0" w:color="auto"/>
                                                <w:left w:val="none" w:sz="0" w:space="0" w:color="auto"/>
                                                <w:bottom w:val="none" w:sz="0" w:space="0" w:color="auto"/>
                                                <w:right w:val="none" w:sz="0" w:space="0" w:color="auto"/>
                                              </w:divBdr>
                                              <w:divsChild>
                                                <w:div w:id="996572650">
                                                  <w:marLeft w:val="0"/>
                                                  <w:marRight w:val="0"/>
                                                  <w:marTop w:val="0"/>
                                                  <w:marBottom w:val="0"/>
                                                  <w:divBdr>
                                                    <w:top w:val="none" w:sz="0" w:space="0" w:color="auto"/>
                                                    <w:left w:val="none" w:sz="0" w:space="0" w:color="auto"/>
                                                    <w:bottom w:val="none" w:sz="0" w:space="0" w:color="auto"/>
                                                    <w:right w:val="none" w:sz="0" w:space="0" w:color="auto"/>
                                                  </w:divBdr>
                                                  <w:divsChild>
                                                    <w:div w:id="1309017560">
                                                      <w:marLeft w:val="0"/>
                                                      <w:marRight w:val="0"/>
                                                      <w:marTop w:val="0"/>
                                                      <w:marBottom w:val="0"/>
                                                      <w:divBdr>
                                                        <w:top w:val="none" w:sz="0" w:space="0" w:color="auto"/>
                                                        <w:left w:val="none" w:sz="0" w:space="0" w:color="auto"/>
                                                        <w:bottom w:val="none" w:sz="0" w:space="0" w:color="auto"/>
                                                        <w:right w:val="none" w:sz="0" w:space="0" w:color="auto"/>
                                                      </w:divBdr>
                                                      <w:divsChild>
                                                        <w:div w:id="1793548093">
                                                          <w:marLeft w:val="0"/>
                                                          <w:marRight w:val="0"/>
                                                          <w:marTop w:val="0"/>
                                                          <w:marBottom w:val="0"/>
                                                          <w:divBdr>
                                                            <w:top w:val="none" w:sz="0" w:space="0" w:color="auto"/>
                                                            <w:left w:val="none" w:sz="0" w:space="0" w:color="auto"/>
                                                            <w:bottom w:val="none" w:sz="0" w:space="0" w:color="auto"/>
                                                            <w:right w:val="none" w:sz="0" w:space="0" w:color="auto"/>
                                                          </w:divBdr>
                                                          <w:divsChild>
                                                            <w:div w:id="1380741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892427239">
      <w:bodyDiv w:val="1"/>
      <w:marLeft w:val="0"/>
      <w:marRight w:val="0"/>
      <w:marTop w:val="0"/>
      <w:marBottom w:val="0"/>
      <w:divBdr>
        <w:top w:val="none" w:sz="0" w:space="0" w:color="auto"/>
        <w:left w:val="none" w:sz="0" w:space="0" w:color="auto"/>
        <w:bottom w:val="none" w:sz="0" w:space="0" w:color="auto"/>
        <w:right w:val="none" w:sz="0" w:space="0" w:color="auto"/>
      </w:divBdr>
      <w:divsChild>
        <w:div w:id="945388160">
          <w:marLeft w:val="0"/>
          <w:marRight w:val="0"/>
          <w:marTop w:val="0"/>
          <w:marBottom w:val="0"/>
          <w:divBdr>
            <w:top w:val="none" w:sz="0" w:space="0" w:color="auto"/>
            <w:left w:val="none" w:sz="0" w:space="0" w:color="auto"/>
            <w:bottom w:val="none" w:sz="0" w:space="0" w:color="auto"/>
            <w:right w:val="none" w:sz="0" w:space="0" w:color="auto"/>
          </w:divBdr>
          <w:divsChild>
            <w:div w:id="800881751">
              <w:marLeft w:val="0"/>
              <w:marRight w:val="0"/>
              <w:marTop w:val="0"/>
              <w:marBottom w:val="0"/>
              <w:divBdr>
                <w:top w:val="none" w:sz="0" w:space="0" w:color="auto"/>
                <w:left w:val="none" w:sz="0" w:space="0" w:color="auto"/>
                <w:bottom w:val="none" w:sz="0" w:space="0" w:color="auto"/>
                <w:right w:val="none" w:sz="0" w:space="0" w:color="auto"/>
              </w:divBdr>
              <w:divsChild>
                <w:div w:id="485244753">
                  <w:marLeft w:val="0"/>
                  <w:marRight w:val="0"/>
                  <w:marTop w:val="0"/>
                  <w:marBottom w:val="0"/>
                  <w:divBdr>
                    <w:top w:val="none" w:sz="0" w:space="0" w:color="auto"/>
                    <w:left w:val="none" w:sz="0" w:space="0" w:color="auto"/>
                    <w:bottom w:val="none" w:sz="0" w:space="0" w:color="auto"/>
                    <w:right w:val="none" w:sz="0" w:space="0" w:color="auto"/>
                  </w:divBdr>
                  <w:divsChild>
                    <w:div w:id="1222591623">
                      <w:marLeft w:val="0"/>
                      <w:marRight w:val="0"/>
                      <w:marTop w:val="0"/>
                      <w:marBottom w:val="0"/>
                      <w:divBdr>
                        <w:top w:val="none" w:sz="0" w:space="0" w:color="auto"/>
                        <w:left w:val="none" w:sz="0" w:space="0" w:color="auto"/>
                        <w:bottom w:val="none" w:sz="0" w:space="0" w:color="auto"/>
                        <w:right w:val="none" w:sz="0" w:space="0" w:color="auto"/>
                      </w:divBdr>
                      <w:divsChild>
                        <w:div w:id="948657013">
                          <w:marLeft w:val="0"/>
                          <w:marRight w:val="0"/>
                          <w:marTop w:val="0"/>
                          <w:marBottom w:val="0"/>
                          <w:divBdr>
                            <w:top w:val="none" w:sz="0" w:space="0" w:color="auto"/>
                            <w:left w:val="none" w:sz="0" w:space="0" w:color="auto"/>
                            <w:bottom w:val="none" w:sz="0" w:space="0" w:color="auto"/>
                            <w:right w:val="none" w:sz="0" w:space="0" w:color="auto"/>
                          </w:divBdr>
                          <w:divsChild>
                            <w:div w:id="1963607837">
                              <w:marLeft w:val="0"/>
                              <w:marRight w:val="0"/>
                              <w:marTop w:val="0"/>
                              <w:marBottom w:val="0"/>
                              <w:divBdr>
                                <w:top w:val="none" w:sz="0" w:space="0" w:color="auto"/>
                                <w:left w:val="none" w:sz="0" w:space="0" w:color="auto"/>
                                <w:bottom w:val="none" w:sz="0" w:space="0" w:color="auto"/>
                                <w:right w:val="none" w:sz="0" w:space="0" w:color="auto"/>
                              </w:divBdr>
                              <w:divsChild>
                                <w:div w:id="957763279">
                                  <w:marLeft w:val="0"/>
                                  <w:marRight w:val="0"/>
                                  <w:marTop w:val="0"/>
                                  <w:marBottom w:val="0"/>
                                  <w:divBdr>
                                    <w:top w:val="none" w:sz="0" w:space="0" w:color="auto"/>
                                    <w:left w:val="none" w:sz="0" w:space="0" w:color="auto"/>
                                    <w:bottom w:val="none" w:sz="0" w:space="0" w:color="auto"/>
                                    <w:right w:val="none" w:sz="0" w:space="0" w:color="auto"/>
                                  </w:divBdr>
                                  <w:divsChild>
                                    <w:div w:id="1618635561">
                                      <w:marLeft w:val="0"/>
                                      <w:marRight w:val="0"/>
                                      <w:marTop w:val="0"/>
                                      <w:marBottom w:val="0"/>
                                      <w:divBdr>
                                        <w:top w:val="none" w:sz="0" w:space="0" w:color="auto"/>
                                        <w:left w:val="none" w:sz="0" w:space="0" w:color="auto"/>
                                        <w:bottom w:val="none" w:sz="0" w:space="0" w:color="auto"/>
                                        <w:right w:val="none" w:sz="0" w:space="0" w:color="auto"/>
                                      </w:divBdr>
                                      <w:divsChild>
                                        <w:div w:id="1356929058">
                                          <w:marLeft w:val="0"/>
                                          <w:marRight w:val="0"/>
                                          <w:marTop w:val="0"/>
                                          <w:marBottom w:val="0"/>
                                          <w:divBdr>
                                            <w:top w:val="none" w:sz="0" w:space="0" w:color="auto"/>
                                            <w:left w:val="none" w:sz="0" w:space="0" w:color="auto"/>
                                            <w:bottom w:val="none" w:sz="0" w:space="0" w:color="auto"/>
                                            <w:right w:val="none" w:sz="0" w:space="0" w:color="auto"/>
                                          </w:divBdr>
                                          <w:divsChild>
                                            <w:div w:id="2023432500">
                                              <w:marLeft w:val="0"/>
                                              <w:marRight w:val="0"/>
                                              <w:marTop w:val="0"/>
                                              <w:marBottom w:val="0"/>
                                              <w:divBdr>
                                                <w:top w:val="none" w:sz="0" w:space="0" w:color="auto"/>
                                                <w:left w:val="none" w:sz="0" w:space="0" w:color="auto"/>
                                                <w:bottom w:val="none" w:sz="0" w:space="0" w:color="auto"/>
                                                <w:right w:val="none" w:sz="0" w:space="0" w:color="auto"/>
                                              </w:divBdr>
                                              <w:divsChild>
                                                <w:div w:id="2015644133">
                                                  <w:marLeft w:val="0"/>
                                                  <w:marRight w:val="0"/>
                                                  <w:marTop w:val="0"/>
                                                  <w:marBottom w:val="0"/>
                                                  <w:divBdr>
                                                    <w:top w:val="none" w:sz="0" w:space="0" w:color="auto"/>
                                                    <w:left w:val="none" w:sz="0" w:space="0" w:color="auto"/>
                                                    <w:bottom w:val="none" w:sz="0" w:space="0" w:color="auto"/>
                                                    <w:right w:val="none" w:sz="0" w:space="0" w:color="auto"/>
                                                  </w:divBdr>
                                                  <w:divsChild>
                                                    <w:div w:id="1269660810">
                                                      <w:marLeft w:val="0"/>
                                                      <w:marRight w:val="0"/>
                                                      <w:marTop w:val="0"/>
                                                      <w:marBottom w:val="0"/>
                                                      <w:divBdr>
                                                        <w:top w:val="none" w:sz="0" w:space="0" w:color="auto"/>
                                                        <w:left w:val="none" w:sz="0" w:space="0" w:color="auto"/>
                                                        <w:bottom w:val="none" w:sz="0" w:space="0" w:color="auto"/>
                                                        <w:right w:val="none" w:sz="0" w:space="0" w:color="auto"/>
                                                      </w:divBdr>
                                                      <w:divsChild>
                                                        <w:div w:id="1970821365">
                                                          <w:marLeft w:val="0"/>
                                                          <w:marRight w:val="0"/>
                                                          <w:marTop w:val="0"/>
                                                          <w:marBottom w:val="0"/>
                                                          <w:divBdr>
                                                            <w:top w:val="none" w:sz="0" w:space="0" w:color="auto"/>
                                                            <w:left w:val="none" w:sz="0" w:space="0" w:color="auto"/>
                                                            <w:bottom w:val="none" w:sz="0" w:space="0" w:color="auto"/>
                                                            <w:right w:val="none" w:sz="0" w:space="0" w:color="auto"/>
                                                          </w:divBdr>
                                                          <w:divsChild>
                                                            <w:div w:id="1365474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949975912">
      <w:bodyDiv w:val="1"/>
      <w:marLeft w:val="0"/>
      <w:marRight w:val="0"/>
      <w:marTop w:val="0"/>
      <w:marBottom w:val="0"/>
      <w:divBdr>
        <w:top w:val="none" w:sz="0" w:space="0" w:color="auto"/>
        <w:left w:val="none" w:sz="0" w:space="0" w:color="auto"/>
        <w:bottom w:val="none" w:sz="0" w:space="0" w:color="auto"/>
        <w:right w:val="none" w:sz="0" w:space="0" w:color="auto"/>
      </w:divBdr>
      <w:divsChild>
        <w:div w:id="1058432405">
          <w:marLeft w:val="0"/>
          <w:marRight w:val="0"/>
          <w:marTop w:val="0"/>
          <w:marBottom w:val="0"/>
          <w:divBdr>
            <w:top w:val="none" w:sz="0" w:space="0" w:color="auto"/>
            <w:left w:val="none" w:sz="0" w:space="0" w:color="auto"/>
            <w:bottom w:val="none" w:sz="0" w:space="0" w:color="auto"/>
            <w:right w:val="none" w:sz="0" w:space="0" w:color="auto"/>
          </w:divBdr>
          <w:divsChild>
            <w:div w:id="472329978">
              <w:marLeft w:val="0"/>
              <w:marRight w:val="0"/>
              <w:marTop w:val="0"/>
              <w:marBottom w:val="0"/>
              <w:divBdr>
                <w:top w:val="none" w:sz="0" w:space="0" w:color="auto"/>
                <w:left w:val="none" w:sz="0" w:space="0" w:color="auto"/>
                <w:bottom w:val="none" w:sz="0" w:space="0" w:color="auto"/>
                <w:right w:val="none" w:sz="0" w:space="0" w:color="auto"/>
              </w:divBdr>
              <w:divsChild>
                <w:div w:id="1848251087">
                  <w:marLeft w:val="0"/>
                  <w:marRight w:val="0"/>
                  <w:marTop w:val="0"/>
                  <w:marBottom w:val="0"/>
                  <w:divBdr>
                    <w:top w:val="none" w:sz="0" w:space="0" w:color="auto"/>
                    <w:left w:val="none" w:sz="0" w:space="0" w:color="auto"/>
                    <w:bottom w:val="none" w:sz="0" w:space="0" w:color="auto"/>
                    <w:right w:val="none" w:sz="0" w:space="0" w:color="auto"/>
                  </w:divBdr>
                  <w:divsChild>
                    <w:div w:id="320543208">
                      <w:marLeft w:val="0"/>
                      <w:marRight w:val="0"/>
                      <w:marTop w:val="0"/>
                      <w:marBottom w:val="0"/>
                      <w:divBdr>
                        <w:top w:val="none" w:sz="0" w:space="0" w:color="auto"/>
                        <w:left w:val="none" w:sz="0" w:space="0" w:color="auto"/>
                        <w:bottom w:val="none" w:sz="0" w:space="0" w:color="auto"/>
                        <w:right w:val="none" w:sz="0" w:space="0" w:color="auto"/>
                      </w:divBdr>
                      <w:divsChild>
                        <w:div w:id="1312978999">
                          <w:marLeft w:val="0"/>
                          <w:marRight w:val="0"/>
                          <w:marTop w:val="0"/>
                          <w:marBottom w:val="0"/>
                          <w:divBdr>
                            <w:top w:val="none" w:sz="0" w:space="0" w:color="auto"/>
                            <w:left w:val="none" w:sz="0" w:space="0" w:color="auto"/>
                            <w:bottom w:val="none" w:sz="0" w:space="0" w:color="auto"/>
                            <w:right w:val="none" w:sz="0" w:space="0" w:color="auto"/>
                          </w:divBdr>
                          <w:divsChild>
                            <w:div w:id="650408947">
                              <w:marLeft w:val="0"/>
                              <w:marRight w:val="0"/>
                              <w:marTop w:val="0"/>
                              <w:marBottom w:val="0"/>
                              <w:divBdr>
                                <w:top w:val="none" w:sz="0" w:space="0" w:color="auto"/>
                                <w:left w:val="none" w:sz="0" w:space="0" w:color="auto"/>
                                <w:bottom w:val="none" w:sz="0" w:space="0" w:color="auto"/>
                                <w:right w:val="none" w:sz="0" w:space="0" w:color="auto"/>
                              </w:divBdr>
                              <w:divsChild>
                                <w:div w:id="1986619443">
                                  <w:marLeft w:val="0"/>
                                  <w:marRight w:val="0"/>
                                  <w:marTop w:val="0"/>
                                  <w:marBottom w:val="0"/>
                                  <w:divBdr>
                                    <w:top w:val="none" w:sz="0" w:space="0" w:color="auto"/>
                                    <w:left w:val="none" w:sz="0" w:space="0" w:color="auto"/>
                                    <w:bottom w:val="none" w:sz="0" w:space="0" w:color="auto"/>
                                    <w:right w:val="none" w:sz="0" w:space="0" w:color="auto"/>
                                  </w:divBdr>
                                  <w:divsChild>
                                    <w:div w:id="571934019">
                                      <w:marLeft w:val="0"/>
                                      <w:marRight w:val="0"/>
                                      <w:marTop w:val="0"/>
                                      <w:marBottom w:val="0"/>
                                      <w:divBdr>
                                        <w:top w:val="none" w:sz="0" w:space="0" w:color="auto"/>
                                        <w:left w:val="none" w:sz="0" w:space="0" w:color="auto"/>
                                        <w:bottom w:val="none" w:sz="0" w:space="0" w:color="auto"/>
                                        <w:right w:val="none" w:sz="0" w:space="0" w:color="auto"/>
                                      </w:divBdr>
                                      <w:divsChild>
                                        <w:div w:id="1750031017">
                                          <w:marLeft w:val="0"/>
                                          <w:marRight w:val="0"/>
                                          <w:marTop w:val="0"/>
                                          <w:marBottom w:val="0"/>
                                          <w:divBdr>
                                            <w:top w:val="none" w:sz="0" w:space="0" w:color="auto"/>
                                            <w:left w:val="none" w:sz="0" w:space="0" w:color="auto"/>
                                            <w:bottom w:val="none" w:sz="0" w:space="0" w:color="auto"/>
                                            <w:right w:val="none" w:sz="0" w:space="0" w:color="auto"/>
                                          </w:divBdr>
                                          <w:divsChild>
                                            <w:div w:id="10303688">
                                              <w:marLeft w:val="0"/>
                                              <w:marRight w:val="0"/>
                                              <w:marTop w:val="0"/>
                                              <w:marBottom w:val="0"/>
                                              <w:divBdr>
                                                <w:top w:val="none" w:sz="0" w:space="0" w:color="auto"/>
                                                <w:left w:val="none" w:sz="0" w:space="0" w:color="auto"/>
                                                <w:bottom w:val="none" w:sz="0" w:space="0" w:color="auto"/>
                                                <w:right w:val="none" w:sz="0" w:space="0" w:color="auto"/>
                                              </w:divBdr>
                                              <w:divsChild>
                                                <w:div w:id="1832912713">
                                                  <w:marLeft w:val="0"/>
                                                  <w:marRight w:val="0"/>
                                                  <w:marTop w:val="0"/>
                                                  <w:marBottom w:val="0"/>
                                                  <w:divBdr>
                                                    <w:top w:val="none" w:sz="0" w:space="0" w:color="auto"/>
                                                    <w:left w:val="none" w:sz="0" w:space="0" w:color="auto"/>
                                                    <w:bottom w:val="none" w:sz="0" w:space="0" w:color="auto"/>
                                                    <w:right w:val="none" w:sz="0" w:space="0" w:color="auto"/>
                                                  </w:divBdr>
                                                  <w:divsChild>
                                                    <w:div w:id="74978315">
                                                      <w:marLeft w:val="0"/>
                                                      <w:marRight w:val="0"/>
                                                      <w:marTop w:val="0"/>
                                                      <w:marBottom w:val="0"/>
                                                      <w:divBdr>
                                                        <w:top w:val="none" w:sz="0" w:space="0" w:color="auto"/>
                                                        <w:left w:val="none" w:sz="0" w:space="0" w:color="auto"/>
                                                        <w:bottom w:val="none" w:sz="0" w:space="0" w:color="auto"/>
                                                        <w:right w:val="none" w:sz="0" w:space="0" w:color="auto"/>
                                                      </w:divBdr>
                                                      <w:divsChild>
                                                        <w:div w:id="1152914043">
                                                          <w:marLeft w:val="0"/>
                                                          <w:marRight w:val="0"/>
                                                          <w:marTop w:val="0"/>
                                                          <w:marBottom w:val="0"/>
                                                          <w:divBdr>
                                                            <w:top w:val="none" w:sz="0" w:space="0" w:color="auto"/>
                                                            <w:left w:val="none" w:sz="0" w:space="0" w:color="auto"/>
                                                            <w:bottom w:val="none" w:sz="0" w:space="0" w:color="auto"/>
                                                            <w:right w:val="none" w:sz="0" w:space="0" w:color="auto"/>
                                                          </w:divBdr>
                                                          <w:divsChild>
                                                            <w:div w:id="2050834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091200945">
      <w:bodyDiv w:val="1"/>
      <w:marLeft w:val="0"/>
      <w:marRight w:val="0"/>
      <w:marTop w:val="0"/>
      <w:marBottom w:val="0"/>
      <w:divBdr>
        <w:top w:val="none" w:sz="0" w:space="0" w:color="auto"/>
        <w:left w:val="none" w:sz="0" w:space="0" w:color="auto"/>
        <w:bottom w:val="none" w:sz="0" w:space="0" w:color="auto"/>
        <w:right w:val="none" w:sz="0" w:space="0" w:color="auto"/>
      </w:divBdr>
      <w:divsChild>
        <w:div w:id="722563645">
          <w:marLeft w:val="0"/>
          <w:marRight w:val="0"/>
          <w:marTop w:val="0"/>
          <w:marBottom w:val="0"/>
          <w:divBdr>
            <w:top w:val="none" w:sz="0" w:space="0" w:color="auto"/>
            <w:left w:val="none" w:sz="0" w:space="0" w:color="auto"/>
            <w:bottom w:val="none" w:sz="0" w:space="0" w:color="auto"/>
            <w:right w:val="none" w:sz="0" w:space="0" w:color="auto"/>
          </w:divBdr>
        </w:div>
      </w:divsChild>
    </w:div>
    <w:div w:id="1204757188">
      <w:bodyDiv w:val="1"/>
      <w:marLeft w:val="0"/>
      <w:marRight w:val="0"/>
      <w:marTop w:val="0"/>
      <w:marBottom w:val="0"/>
      <w:divBdr>
        <w:top w:val="none" w:sz="0" w:space="0" w:color="auto"/>
        <w:left w:val="none" w:sz="0" w:space="0" w:color="auto"/>
        <w:bottom w:val="none" w:sz="0" w:space="0" w:color="auto"/>
        <w:right w:val="none" w:sz="0" w:space="0" w:color="auto"/>
      </w:divBdr>
      <w:divsChild>
        <w:div w:id="1883125632">
          <w:marLeft w:val="0"/>
          <w:marRight w:val="0"/>
          <w:marTop w:val="0"/>
          <w:marBottom w:val="0"/>
          <w:divBdr>
            <w:top w:val="none" w:sz="0" w:space="0" w:color="auto"/>
            <w:left w:val="none" w:sz="0" w:space="0" w:color="auto"/>
            <w:bottom w:val="none" w:sz="0" w:space="0" w:color="auto"/>
            <w:right w:val="none" w:sz="0" w:space="0" w:color="auto"/>
          </w:divBdr>
          <w:divsChild>
            <w:div w:id="1711104587">
              <w:marLeft w:val="0"/>
              <w:marRight w:val="0"/>
              <w:marTop w:val="0"/>
              <w:marBottom w:val="0"/>
              <w:divBdr>
                <w:top w:val="none" w:sz="0" w:space="0" w:color="auto"/>
                <w:left w:val="none" w:sz="0" w:space="0" w:color="auto"/>
                <w:bottom w:val="none" w:sz="0" w:space="0" w:color="auto"/>
                <w:right w:val="none" w:sz="0" w:space="0" w:color="auto"/>
              </w:divBdr>
              <w:divsChild>
                <w:div w:id="495927540">
                  <w:marLeft w:val="0"/>
                  <w:marRight w:val="0"/>
                  <w:marTop w:val="0"/>
                  <w:marBottom w:val="0"/>
                  <w:divBdr>
                    <w:top w:val="none" w:sz="0" w:space="0" w:color="auto"/>
                    <w:left w:val="none" w:sz="0" w:space="0" w:color="auto"/>
                    <w:bottom w:val="none" w:sz="0" w:space="0" w:color="auto"/>
                    <w:right w:val="none" w:sz="0" w:space="0" w:color="auto"/>
                  </w:divBdr>
                  <w:divsChild>
                    <w:div w:id="126357265">
                      <w:marLeft w:val="0"/>
                      <w:marRight w:val="0"/>
                      <w:marTop w:val="0"/>
                      <w:marBottom w:val="0"/>
                      <w:divBdr>
                        <w:top w:val="none" w:sz="0" w:space="0" w:color="auto"/>
                        <w:left w:val="none" w:sz="0" w:space="0" w:color="auto"/>
                        <w:bottom w:val="none" w:sz="0" w:space="0" w:color="auto"/>
                        <w:right w:val="none" w:sz="0" w:space="0" w:color="auto"/>
                      </w:divBdr>
                      <w:divsChild>
                        <w:div w:id="1450661340">
                          <w:marLeft w:val="0"/>
                          <w:marRight w:val="0"/>
                          <w:marTop w:val="0"/>
                          <w:marBottom w:val="0"/>
                          <w:divBdr>
                            <w:top w:val="none" w:sz="0" w:space="0" w:color="auto"/>
                            <w:left w:val="none" w:sz="0" w:space="0" w:color="auto"/>
                            <w:bottom w:val="none" w:sz="0" w:space="0" w:color="auto"/>
                            <w:right w:val="none" w:sz="0" w:space="0" w:color="auto"/>
                          </w:divBdr>
                          <w:divsChild>
                            <w:div w:id="585312418">
                              <w:marLeft w:val="0"/>
                              <w:marRight w:val="0"/>
                              <w:marTop w:val="0"/>
                              <w:marBottom w:val="0"/>
                              <w:divBdr>
                                <w:top w:val="none" w:sz="0" w:space="0" w:color="auto"/>
                                <w:left w:val="none" w:sz="0" w:space="0" w:color="auto"/>
                                <w:bottom w:val="none" w:sz="0" w:space="0" w:color="auto"/>
                                <w:right w:val="none" w:sz="0" w:space="0" w:color="auto"/>
                              </w:divBdr>
                              <w:divsChild>
                                <w:div w:id="1264336788">
                                  <w:marLeft w:val="0"/>
                                  <w:marRight w:val="0"/>
                                  <w:marTop w:val="0"/>
                                  <w:marBottom w:val="0"/>
                                  <w:divBdr>
                                    <w:top w:val="none" w:sz="0" w:space="0" w:color="auto"/>
                                    <w:left w:val="none" w:sz="0" w:space="0" w:color="auto"/>
                                    <w:bottom w:val="none" w:sz="0" w:space="0" w:color="auto"/>
                                    <w:right w:val="none" w:sz="0" w:space="0" w:color="auto"/>
                                  </w:divBdr>
                                  <w:divsChild>
                                    <w:div w:id="698513078">
                                      <w:marLeft w:val="0"/>
                                      <w:marRight w:val="0"/>
                                      <w:marTop w:val="0"/>
                                      <w:marBottom w:val="0"/>
                                      <w:divBdr>
                                        <w:top w:val="none" w:sz="0" w:space="0" w:color="auto"/>
                                        <w:left w:val="none" w:sz="0" w:space="0" w:color="auto"/>
                                        <w:bottom w:val="none" w:sz="0" w:space="0" w:color="auto"/>
                                        <w:right w:val="none" w:sz="0" w:space="0" w:color="auto"/>
                                      </w:divBdr>
                                      <w:divsChild>
                                        <w:div w:id="2040861104">
                                          <w:marLeft w:val="0"/>
                                          <w:marRight w:val="0"/>
                                          <w:marTop w:val="0"/>
                                          <w:marBottom w:val="0"/>
                                          <w:divBdr>
                                            <w:top w:val="none" w:sz="0" w:space="0" w:color="auto"/>
                                            <w:left w:val="none" w:sz="0" w:space="0" w:color="auto"/>
                                            <w:bottom w:val="none" w:sz="0" w:space="0" w:color="auto"/>
                                            <w:right w:val="none" w:sz="0" w:space="0" w:color="auto"/>
                                          </w:divBdr>
                                          <w:divsChild>
                                            <w:div w:id="389765169">
                                              <w:marLeft w:val="0"/>
                                              <w:marRight w:val="0"/>
                                              <w:marTop w:val="0"/>
                                              <w:marBottom w:val="0"/>
                                              <w:divBdr>
                                                <w:top w:val="none" w:sz="0" w:space="0" w:color="auto"/>
                                                <w:left w:val="none" w:sz="0" w:space="0" w:color="auto"/>
                                                <w:bottom w:val="none" w:sz="0" w:space="0" w:color="auto"/>
                                                <w:right w:val="none" w:sz="0" w:space="0" w:color="auto"/>
                                              </w:divBdr>
                                              <w:divsChild>
                                                <w:div w:id="356345754">
                                                  <w:marLeft w:val="0"/>
                                                  <w:marRight w:val="0"/>
                                                  <w:marTop w:val="0"/>
                                                  <w:marBottom w:val="0"/>
                                                  <w:divBdr>
                                                    <w:top w:val="none" w:sz="0" w:space="0" w:color="auto"/>
                                                    <w:left w:val="none" w:sz="0" w:space="0" w:color="auto"/>
                                                    <w:bottom w:val="none" w:sz="0" w:space="0" w:color="auto"/>
                                                    <w:right w:val="none" w:sz="0" w:space="0" w:color="auto"/>
                                                  </w:divBdr>
                                                  <w:divsChild>
                                                    <w:div w:id="502744840">
                                                      <w:marLeft w:val="0"/>
                                                      <w:marRight w:val="0"/>
                                                      <w:marTop w:val="0"/>
                                                      <w:marBottom w:val="0"/>
                                                      <w:divBdr>
                                                        <w:top w:val="none" w:sz="0" w:space="0" w:color="auto"/>
                                                        <w:left w:val="none" w:sz="0" w:space="0" w:color="auto"/>
                                                        <w:bottom w:val="none" w:sz="0" w:space="0" w:color="auto"/>
                                                        <w:right w:val="none" w:sz="0" w:space="0" w:color="auto"/>
                                                      </w:divBdr>
                                                      <w:divsChild>
                                                        <w:div w:id="1600916318">
                                                          <w:marLeft w:val="0"/>
                                                          <w:marRight w:val="0"/>
                                                          <w:marTop w:val="0"/>
                                                          <w:marBottom w:val="0"/>
                                                          <w:divBdr>
                                                            <w:top w:val="none" w:sz="0" w:space="0" w:color="auto"/>
                                                            <w:left w:val="none" w:sz="0" w:space="0" w:color="auto"/>
                                                            <w:bottom w:val="none" w:sz="0" w:space="0" w:color="auto"/>
                                                            <w:right w:val="none" w:sz="0" w:space="0" w:color="auto"/>
                                                          </w:divBdr>
                                                          <w:divsChild>
                                                            <w:div w:id="2144233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250848658">
      <w:bodyDiv w:val="1"/>
      <w:marLeft w:val="0"/>
      <w:marRight w:val="0"/>
      <w:marTop w:val="0"/>
      <w:marBottom w:val="0"/>
      <w:divBdr>
        <w:top w:val="none" w:sz="0" w:space="0" w:color="auto"/>
        <w:left w:val="none" w:sz="0" w:space="0" w:color="auto"/>
        <w:bottom w:val="none" w:sz="0" w:space="0" w:color="auto"/>
        <w:right w:val="none" w:sz="0" w:space="0" w:color="auto"/>
      </w:divBdr>
      <w:divsChild>
        <w:div w:id="412630509">
          <w:marLeft w:val="0"/>
          <w:marRight w:val="0"/>
          <w:marTop w:val="0"/>
          <w:marBottom w:val="0"/>
          <w:divBdr>
            <w:top w:val="none" w:sz="0" w:space="0" w:color="auto"/>
            <w:left w:val="none" w:sz="0" w:space="0" w:color="auto"/>
            <w:bottom w:val="none" w:sz="0" w:space="0" w:color="auto"/>
            <w:right w:val="none" w:sz="0" w:space="0" w:color="auto"/>
          </w:divBdr>
          <w:divsChild>
            <w:div w:id="1968928333">
              <w:marLeft w:val="0"/>
              <w:marRight w:val="0"/>
              <w:marTop w:val="0"/>
              <w:marBottom w:val="0"/>
              <w:divBdr>
                <w:top w:val="none" w:sz="0" w:space="0" w:color="auto"/>
                <w:left w:val="none" w:sz="0" w:space="0" w:color="auto"/>
                <w:bottom w:val="none" w:sz="0" w:space="0" w:color="auto"/>
                <w:right w:val="none" w:sz="0" w:space="0" w:color="auto"/>
              </w:divBdr>
              <w:divsChild>
                <w:div w:id="2121217561">
                  <w:marLeft w:val="0"/>
                  <w:marRight w:val="0"/>
                  <w:marTop w:val="0"/>
                  <w:marBottom w:val="0"/>
                  <w:divBdr>
                    <w:top w:val="none" w:sz="0" w:space="0" w:color="auto"/>
                    <w:left w:val="none" w:sz="0" w:space="0" w:color="auto"/>
                    <w:bottom w:val="none" w:sz="0" w:space="0" w:color="auto"/>
                    <w:right w:val="none" w:sz="0" w:space="0" w:color="auto"/>
                  </w:divBdr>
                  <w:divsChild>
                    <w:div w:id="246697833">
                      <w:marLeft w:val="0"/>
                      <w:marRight w:val="0"/>
                      <w:marTop w:val="0"/>
                      <w:marBottom w:val="0"/>
                      <w:divBdr>
                        <w:top w:val="none" w:sz="0" w:space="0" w:color="auto"/>
                        <w:left w:val="none" w:sz="0" w:space="0" w:color="auto"/>
                        <w:bottom w:val="none" w:sz="0" w:space="0" w:color="auto"/>
                        <w:right w:val="none" w:sz="0" w:space="0" w:color="auto"/>
                      </w:divBdr>
                      <w:divsChild>
                        <w:div w:id="1019887547">
                          <w:marLeft w:val="0"/>
                          <w:marRight w:val="0"/>
                          <w:marTop w:val="0"/>
                          <w:marBottom w:val="0"/>
                          <w:divBdr>
                            <w:top w:val="none" w:sz="0" w:space="0" w:color="auto"/>
                            <w:left w:val="none" w:sz="0" w:space="0" w:color="auto"/>
                            <w:bottom w:val="none" w:sz="0" w:space="0" w:color="auto"/>
                            <w:right w:val="none" w:sz="0" w:space="0" w:color="auto"/>
                          </w:divBdr>
                          <w:divsChild>
                            <w:div w:id="1613319008">
                              <w:marLeft w:val="0"/>
                              <w:marRight w:val="0"/>
                              <w:marTop w:val="0"/>
                              <w:marBottom w:val="0"/>
                              <w:divBdr>
                                <w:top w:val="none" w:sz="0" w:space="0" w:color="auto"/>
                                <w:left w:val="none" w:sz="0" w:space="0" w:color="auto"/>
                                <w:bottom w:val="none" w:sz="0" w:space="0" w:color="auto"/>
                                <w:right w:val="none" w:sz="0" w:space="0" w:color="auto"/>
                              </w:divBdr>
                              <w:divsChild>
                                <w:div w:id="189421223">
                                  <w:marLeft w:val="0"/>
                                  <w:marRight w:val="0"/>
                                  <w:marTop w:val="0"/>
                                  <w:marBottom w:val="0"/>
                                  <w:divBdr>
                                    <w:top w:val="none" w:sz="0" w:space="0" w:color="auto"/>
                                    <w:left w:val="none" w:sz="0" w:space="0" w:color="auto"/>
                                    <w:bottom w:val="none" w:sz="0" w:space="0" w:color="auto"/>
                                    <w:right w:val="none" w:sz="0" w:space="0" w:color="auto"/>
                                  </w:divBdr>
                                  <w:divsChild>
                                    <w:div w:id="1248612718">
                                      <w:marLeft w:val="0"/>
                                      <w:marRight w:val="0"/>
                                      <w:marTop w:val="0"/>
                                      <w:marBottom w:val="0"/>
                                      <w:divBdr>
                                        <w:top w:val="none" w:sz="0" w:space="0" w:color="auto"/>
                                        <w:left w:val="none" w:sz="0" w:space="0" w:color="auto"/>
                                        <w:bottom w:val="none" w:sz="0" w:space="0" w:color="auto"/>
                                        <w:right w:val="none" w:sz="0" w:space="0" w:color="auto"/>
                                      </w:divBdr>
                                      <w:divsChild>
                                        <w:div w:id="852500704">
                                          <w:marLeft w:val="0"/>
                                          <w:marRight w:val="0"/>
                                          <w:marTop w:val="0"/>
                                          <w:marBottom w:val="0"/>
                                          <w:divBdr>
                                            <w:top w:val="none" w:sz="0" w:space="0" w:color="auto"/>
                                            <w:left w:val="none" w:sz="0" w:space="0" w:color="auto"/>
                                            <w:bottom w:val="none" w:sz="0" w:space="0" w:color="auto"/>
                                            <w:right w:val="none" w:sz="0" w:space="0" w:color="auto"/>
                                          </w:divBdr>
                                          <w:divsChild>
                                            <w:div w:id="24715141">
                                              <w:marLeft w:val="0"/>
                                              <w:marRight w:val="0"/>
                                              <w:marTop w:val="0"/>
                                              <w:marBottom w:val="0"/>
                                              <w:divBdr>
                                                <w:top w:val="none" w:sz="0" w:space="0" w:color="auto"/>
                                                <w:left w:val="none" w:sz="0" w:space="0" w:color="auto"/>
                                                <w:bottom w:val="none" w:sz="0" w:space="0" w:color="auto"/>
                                                <w:right w:val="none" w:sz="0" w:space="0" w:color="auto"/>
                                              </w:divBdr>
                                              <w:divsChild>
                                                <w:div w:id="238105086">
                                                  <w:marLeft w:val="0"/>
                                                  <w:marRight w:val="0"/>
                                                  <w:marTop w:val="0"/>
                                                  <w:marBottom w:val="0"/>
                                                  <w:divBdr>
                                                    <w:top w:val="none" w:sz="0" w:space="0" w:color="auto"/>
                                                    <w:left w:val="none" w:sz="0" w:space="0" w:color="auto"/>
                                                    <w:bottom w:val="none" w:sz="0" w:space="0" w:color="auto"/>
                                                    <w:right w:val="none" w:sz="0" w:space="0" w:color="auto"/>
                                                  </w:divBdr>
                                                  <w:divsChild>
                                                    <w:div w:id="2103912181">
                                                      <w:marLeft w:val="0"/>
                                                      <w:marRight w:val="0"/>
                                                      <w:marTop w:val="0"/>
                                                      <w:marBottom w:val="0"/>
                                                      <w:divBdr>
                                                        <w:top w:val="none" w:sz="0" w:space="0" w:color="auto"/>
                                                        <w:left w:val="none" w:sz="0" w:space="0" w:color="auto"/>
                                                        <w:bottom w:val="none" w:sz="0" w:space="0" w:color="auto"/>
                                                        <w:right w:val="none" w:sz="0" w:space="0" w:color="auto"/>
                                                      </w:divBdr>
                                                      <w:divsChild>
                                                        <w:div w:id="1545436302">
                                                          <w:marLeft w:val="0"/>
                                                          <w:marRight w:val="0"/>
                                                          <w:marTop w:val="0"/>
                                                          <w:marBottom w:val="0"/>
                                                          <w:divBdr>
                                                            <w:top w:val="none" w:sz="0" w:space="0" w:color="auto"/>
                                                            <w:left w:val="none" w:sz="0" w:space="0" w:color="auto"/>
                                                            <w:bottom w:val="none" w:sz="0" w:space="0" w:color="auto"/>
                                                            <w:right w:val="none" w:sz="0" w:space="0" w:color="auto"/>
                                                          </w:divBdr>
                                                          <w:divsChild>
                                                            <w:div w:id="1391878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344551497">
      <w:bodyDiv w:val="1"/>
      <w:marLeft w:val="0"/>
      <w:marRight w:val="0"/>
      <w:marTop w:val="0"/>
      <w:marBottom w:val="0"/>
      <w:divBdr>
        <w:top w:val="none" w:sz="0" w:space="0" w:color="auto"/>
        <w:left w:val="none" w:sz="0" w:space="0" w:color="auto"/>
        <w:bottom w:val="none" w:sz="0" w:space="0" w:color="auto"/>
        <w:right w:val="none" w:sz="0" w:space="0" w:color="auto"/>
      </w:divBdr>
      <w:divsChild>
        <w:div w:id="1234656011">
          <w:marLeft w:val="0"/>
          <w:marRight w:val="0"/>
          <w:marTop w:val="0"/>
          <w:marBottom w:val="0"/>
          <w:divBdr>
            <w:top w:val="none" w:sz="0" w:space="0" w:color="auto"/>
            <w:left w:val="none" w:sz="0" w:space="0" w:color="auto"/>
            <w:bottom w:val="none" w:sz="0" w:space="0" w:color="auto"/>
            <w:right w:val="none" w:sz="0" w:space="0" w:color="auto"/>
          </w:divBdr>
          <w:divsChild>
            <w:div w:id="1052121018">
              <w:marLeft w:val="0"/>
              <w:marRight w:val="0"/>
              <w:marTop w:val="0"/>
              <w:marBottom w:val="0"/>
              <w:divBdr>
                <w:top w:val="none" w:sz="0" w:space="0" w:color="auto"/>
                <w:left w:val="none" w:sz="0" w:space="0" w:color="auto"/>
                <w:bottom w:val="none" w:sz="0" w:space="0" w:color="auto"/>
                <w:right w:val="none" w:sz="0" w:space="0" w:color="auto"/>
              </w:divBdr>
              <w:divsChild>
                <w:div w:id="547181589">
                  <w:marLeft w:val="0"/>
                  <w:marRight w:val="0"/>
                  <w:marTop w:val="0"/>
                  <w:marBottom w:val="0"/>
                  <w:divBdr>
                    <w:top w:val="none" w:sz="0" w:space="0" w:color="auto"/>
                    <w:left w:val="none" w:sz="0" w:space="0" w:color="auto"/>
                    <w:bottom w:val="none" w:sz="0" w:space="0" w:color="auto"/>
                    <w:right w:val="none" w:sz="0" w:space="0" w:color="auto"/>
                  </w:divBdr>
                  <w:divsChild>
                    <w:div w:id="1014038762">
                      <w:marLeft w:val="0"/>
                      <w:marRight w:val="0"/>
                      <w:marTop w:val="0"/>
                      <w:marBottom w:val="0"/>
                      <w:divBdr>
                        <w:top w:val="none" w:sz="0" w:space="0" w:color="auto"/>
                        <w:left w:val="none" w:sz="0" w:space="0" w:color="auto"/>
                        <w:bottom w:val="none" w:sz="0" w:space="0" w:color="auto"/>
                        <w:right w:val="none" w:sz="0" w:space="0" w:color="auto"/>
                      </w:divBdr>
                      <w:divsChild>
                        <w:div w:id="342783182">
                          <w:marLeft w:val="0"/>
                          <w:marRight w:val="0"/>
                          <w:marTop w:val="0"/>
                          <w:marBottom w:val="0"/>
                          <w:divBdr>
                            <w:top w:val="none" w:sz="0" w:space="0" w:color="auto"/>
                            <w:left w:val="none" w:sz="0" w:space="0" w:color="auto"/>
                            <w:bottom w:val="none" w:sz="0" w:space="0" w:color="auto"/>
                            <w:right w:val="none" w:sz="0" w:space="0" w:color="auto"/>
                          </w:divBdr>
                          <w:divsChild>
                            <w:div w:id="421531876">
                              <w:marLeft w:val="0"/>
                              <w:marRight w:val="0"/>
                              <w:marTop w:val="0"/>
                              <w:marBottom w:val="0"/>
                              <w:divBdr>
                                <w:top w:val="none" w:sz="0" w:space="0" w:color="auto"/>
                                <w:left w:val="none" w:sz="0" w:space="0" w:color="auto"/>
                                <w:bottom w:val="none" w:sz="0" w:space="0" w:color="auto"/>
                                <w:right w:val="none" w:sz="0" w:space="0" w:color="auto"/>
                              </w:divBdr>
                              <w:divsChild>
                                <w:div w:id="952059042">
                                  <w:marLeft w:val="0"/>
                                  <w:marRight w:val="0"/>
                                  <w:marTop w:val="0"/>
                                  <w:marBottom w:val="0"/>
                                  <w:divBdr>
                                    <w:top w:val="none" w:sz="0" w:space="0" w:color="auto"/>
                                    <w:left w:val="none" w:sz="0" w:space="0" w:color="auto"/>
                                    <w:bottom w:val="none" w:sz="0" w:space="0" w:color="auto"/>
                                    <w:right w:val="none" w:sz="0" w:space="0" w:color="auto"/>
                                  </w:divBdr>
                                  <w:divsChild>
                                    <w:div w:id="1074204197">
                                      <w:marLeft w:val="0"/>
                                      <w:marRight w:val="0"/>
                                      <w:marTop w:val="0"/>
                                      <w:marBottom w:val="0"/>
                                      <w:divBdr>
                                        <w:top w:val="none" w:sz="0" w:space="0" w:color="auto"/>
                                        <w:left w:val="none" w:sz="0" w:space="0" w:color="auto"/>
                                        <w:bottom w:val="none" w:sz="0" w:space="0" w:color="auto"/>
                                        <w:right w:val="none" w:sz="0" w:space="0" w:color="auto"/>
                                      </w:divBdr>
                                      <w:divsChild>
                                        <w:div w:id="1844779542">
                                          <w:marLeft w:val="0"/>
                                          <w:marRight w:val="0"/>
                                          <w:marTop w:val="0"/>
                                          <w:marBottom w:val="0"/>
                                          <w:divBdr>
                                            <w:top w:val="none" w:sz="0" w:space="0" w:color="auto"/>
                                            <w:left w:val="none" w:sz="0" w:space="0" w:color="auto"/>
                                            <w:bottom w:val="none" w:sz="0" w:space="0" w:color="auto"/>
                                            <w:right w:val="none" w:sz="0" w:space="0" w:color="auto"/>
                                          </w:divBdr>
                                          <w:divsChild>
                                            <w:div w:id="530729959">
                                              <w:marLeft w:val="0"/>
                                              <w:marRight w:val="0"/>
                                              <w:marTop w:val="0"/>
                                              <w:marBottom w:val="0"/>
                                              <w:divBdr>
                                                <w:top w:val="none" w:sz="0" w:space="0" w:color="auto"/>
                                                <w:left w:val="none" w:sz="0" w:space="0" w:color="auto"/>
                                                <w:bottom w:val="none" w:sz="0" w:space="0" w:color="auto"/>
                                                <w:right w:val="none" w:sz="0" w:space="0" w:color="auto"/>
                                              </w:divBdr>
                                              <w:divsChild>
                                                <w:div w:id="231161167">
                                                  <w:marLeft w:val="0"/>
                                                  <w:marRight w:val="0"/>
                                                  <w:marTop w:val="0"/>
                                                  <w:marBottom w:val="0"/>
                                                  <w:divBdr>
                                                    <w:top w:val="none" w:sz="0" w:space="0" w:color="auto"/>
                                                    <w:left w:val="none" w:sz="0" w:space="0" w:color="auto"/>
                                                    <w:bottom w:val="none" w:sz="0" w:space="0" w:color="auto"/>
                                                    <w:right w:val="none" w:sz="0" w:space="0" w:color="auto"/>
                                                  </w:divBdr>
                                                  <w:divsChild>
                                                    <w:div w:id="1626891034">
                                                      <w:marLeft w:val="0"/>
                                                      <w:marRight w:val="0"/>
                                                      <w:marTop w:val="0"/>
                                                      <w:marBottom w:val="0"/>
                                                      <w:divBdr>
                                                        <w:top w:val="none" w:sz="0" w:space="0" w:color="auto"/>
                                                        <w:left w:val="none" w:sz="0" w:space="0" w:color="auto"/>
                                                        <w:bottom w:val="none" w:sz="0" w:space="0" w:color="auto"/>
                                                        <w:right w:val="none" w:sz="0" w:space="0" w:color="auto"/>
                                                      </w:divBdr>
                                                      <w:divsChild>
                                                        <w:div w:id="1289700256">
                                                          <w:marLeft w:val="0"/>
                                                          <w:marRight w:val="0"/>
                                                          <w:marTop w:val="0"/>
                                                          <w:marBottom w:val="0"/>
                                                          <w:divBdr>
                                                            <w:top w:val="none" w:sz="0" w:space="0" w:color="auto"/>
                                                            <w:left w:val="none" w:sz="0" w:space="0" w:color="auto"/>
                                                            <w:bottom w:val="none" w:sz="0" w:space="0" w:color="auto"/>
                                                            <w:right w:val="none" w:sz="0" w:space="0" w:color="auto"/>
                                                          </w:divBdr>
                                                          <w:divsChild>
                                                            <w:div w:id="969552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353262068">
      <w:bodyDiv w:val="1"/>
      <w:marLeft w:val="0"/>
      <w:marRight w:val="0"/>
      <w:marTop w:val="0"/>
      <w:marBottom w:val="0"/>
      <w:divBdr>
        <w:top w:val="none" w:sz="0" w:space="0" w:color="auto"/>
        <w:left w:val="none" w:sz="0" w:space="0" w:color="auto"/>
        <w:bottom w:val="none" w:sz="0" w:space="0" w:color="auto"/>
        <w:right w:val="none" w:sz="0" w:space="0" w:color="auto"/>
      </w:divBdr>
      <w:divsChild>
        <w:div w:id="1089935450">
          <w:marLeft w:val="0"/>
          <w:marRight w:val="0"/>
          <w:marTop w:val="0"/>
          <w:marBottom w:val="0"/>
          <w:divBdr>
            <w:top w:val="none" w:sz="0" w:space="0" w:color="auto"/>
            <w:left w:val="none" w:sz="0" w:space="0" w:color="auto"/>
            <w:bottom w:val="none" w:sz="0" w:space="0" w:color="auto"/>
            <w:right w:val="none" w:sz="0" w:space="0" w:color="auto"/>
          </w:divBdr>
          <w:divsChild>
            <w:div w:id="665398036">
              <w:marLeft w:val="0"/>
              <w:marRight w:val="0"/>
              <w:marTop w:val="0"/>
              <w:marBottom w:val="0"/>
              <w:divBdr>
                <w:top w:val="none" w:sz="0" w:space="0" w:color="auto"/>
                <w:left w:val="none" w:sz="0" w:space="0" w:color="auto"/>
                <w:bottom w:val="none" w:sz="0" w:space="0" w:color="auto"/>
                <w:right w:val="none" w:sz="0" w:space="0" w:color="auto"/>
              </w:divBdr>
              <w:divsChild>
                <w:div w:id="90591309">
                  <w:marLeft w:val="0"/>
                  <w:marRight w:val="0"/>
                  <w:marTop w:val="0"/>
                  <w:marBottom w:val="0"/>
                  <w:divBdr>
                    <w:top w:val="none" w:sz="0" w:space="0" w:color="auto"/>
                    <w:left w:val="none" w:sz="0" w:space="0" w:color="auto"/>
                    <w:bottom w:val="none" w:sz="0" w:space="0" w:color="auto"/>
                    <w:right w:val="none" w:sz="0" w:space="0" w:color="auto"/>
                  </w:divBdr>
                  <w:divsChild>
                    <w:div w:id="1997874135">
                      <w:marLeft w:val="0"/>
                      <w:marRight w:val="0"/>
                      <w:marTop w:val="0"/>
                      <w:marBottom w:val="0"/>
                      <w:divBdr>
                        <w:top w:val="none" w:sz="0" w:space="0" w:color="auto"/>
                        <w:left w:val="none" w:sz="0" w:space="0" w:color="auto"/>
                        <w:bottom w:val="none" w:sz="0" w:space="0" w:color="auto"/>
                        <w:right w:val="none" w:sz="0" w:space="0" w:color="auto"/>
                      </w:divBdr>
                      <w:divsChild>
                        <w:div w:id="1519583719">
                          <w:marLeft w:val="0"/>
                          <w:marRight w:val="0"/>
                          <w:marTop w:val="0"/>
                          <w:marBottom w:val="0"/>
                          <w:divBdr>
                            <w:top w:val="none" w:sz="0" w:space="0" w:color="auto"/>
                            <w:left w:val="none" w:sz="0" w:space="0" w:color="auto"/>
                            <w:bottom w:val="none" w:sz="0" w:space="0" w:color="auto"/>
                            <w:right w:val="none" w:sz="0" w:space="0" w:color="auto"/>
                          </w:divBdr>
                          <w:divsChild>
                            <w:div w:id="1350328956">
                              <w:marLeft w:val="0"/>
                              <w:marRight w:val="0"/>
                              <w:marTop w:val="0"/>
                              <w:marBottom w:val="0"/>
                              <w:divBdr>
                                <w:top w:val="none" w:sz="0" w:space="0" w:color="auto"/>
                                <w:left w:val="none" w:sz="0" w:space="0" w:color="auto"/>
                                <w:bottom w:val="none" w:sz="0" w:space="0" w:color="auto"/>
                                <w:right w:val="none" w:sz="0" w:space="0" w:color="auto"/>
                              </w:divBdr>
                              <w:divsChild>
                                <w:div w:id="1080104717">
                                  <w:marLeft w:val="0"/>
                                  <w:marRight w:val="0"/>
                                  <w:marTop w:val="0"/>
                                  <w:marBottom w:val="0"/>
                                  <w:divBdr>
                                    <w:top w:val="none" w:sz="0" w:space="0" w:color="auto"/>
                                    <w:left w:val="none" w:sz="0" w:space="0" w:color="auto"/>
                                    <w:bottom w:val="none" w:sz="0" w:space="0" w:color="auto"/>
                                    <w:right w:val="none" w:sz="0" w:space="0" w:color="auto"/>
                                  </w:divBdr>
                                  <w:divsChild>
                                    <w:div w:id="1063331741">
                                      <w:marLeft w:val="0"/>
                                      <w:marRight w:val="0"/>
                                      <w:marTop w:val="0"/>
                                      <w:marBottom w:val="0"/>
                                      <w:divBdr>
                                        <w:top w:val="none" w:sz="0" w:space="0" w:color="auto"/>
                                        <w:left w:val="none" w:sz="0" w:space="0" w:color="auto"/>
                                        <w:bottom w:val="none" w:sz="0" w:space="0" w:color="auto"/>
                                        <w:right w:val="none" w:sz="0" w:space="0" w:color="auto"/>
                                      </w:divBdr>
                                      <w:divsChild>
                                        <w:div w:id="585766688">
                                          <w:marLeft w:val="0"/>
                                          <w:marRight w:val="0"/>
                                          <w:marTop w:val="0"/>
                                          <w:marBottom w:val="0"/>
                                          <w:divBdr>
                                            <w:top w:val="none" w:sz="0" w:space="0" w:color="auto"/>
                                            <w:left w:val="none" w:sz="0" w:space="0" w:color="auto"/>
                                            <w:bottom w:val="none" w:sz="0" w:space="0" w:color="auto"/>
                                            <w:right w:val="none" w:sz="0" w:space="0" w:color="auto"/>
                                          </w:divBdr>
                                          <w:divsChild>
                                            <w:div w:id="1443575432">
                                              <w:marLeft w:val="0"/>
                                              <w:marRight w:val="0"/>
                                              <w:marTop w:val="0"/>
                                              <w:marBottom w:val="0"/>
                                              <w:divBdr>
                                                <w:top w:val="none" w:sz="0" w:space="0" w:color="auto"/>
                                                <w:left w:val="none" w:sz="0" w:space="0" w:color="auto"/>
                                                <w:bottom w:val="none" w:sz="0" w:space="0" w:color="auto"/>
                                                <w:right w:val="none" w:sz="0" w:space="0" w:color="auto"/>
                                              </w:divBdr>
                                              <w:divsChild>
                                                <w:div w:id="108084087">
                                                  <w:marLeft w:val="0"/>
                                                  <w:marRight w:val="0"/>
                                                  <w:marTop w:val="0"/>
                                                  <w:marBottom w:val="0"/>
                                                  <w:divBdr>
                                                    <w:top w:val="none" w:sz="0" w:space="0" w:color="auto"/>
                                                    <w:left w:val="none" w:sz="0" w:space="0" w:color="auto"/>
                                                    <w:bottom w:val="none" w:sz="0" w:space="0" w:color="auto"/>
                                                    <w:right w:val="none" w:sz="0" w:space="0" w:color="auto"/>
                                                  </w:divBdr>
                                                  <w:divsChild>
                                                    <w:div w:id="1420981580">
                                                      <w:marLeft w:val="0"/>
                                                      <w:marRight w:val="0"/>
                                                      <w:marTop w:val="0"/>
                                                      <w:marBottom w:val="0"/>
                                                      <w:divBdr>
                                                        <w:top w:val="none" w:sz="0" w:space="0" w:color="auto"/>
                                                        <w:left w:val="none" w:sz="0" w:space="0" w:color="auto"/>
                                                        <w:bottom w:val="none" w:sz="0" w:space="0" w:color="auto"/>
                                                        <w:right w:val="none" w:sz="0" w:space="0" w:color="auto"/>
                                                      </w:divBdr>
                                                      <w:divsChild>
                                                        <w:div w:id="1571580334">
                                                          <w:marLeft w:val="0"/>
                                                          <w:marRight w:val="0"/>
                                                          <w:marTop w:val="0"/>
                                                          <w:marBottom w:val="0"/>
                                                          <w:divBdr>
                                                            <w:top w:val="none" w:sz="0" w:space="0" w:color="auto"/>
                                                            <w:left w:val="none" w:sz="0" w:space="0" w:color="auto"/>
                                                            <w:bottom w:val="none" w:sz="0" w:space="0" w:color="auto"/>
                                                            <w:right w:val="none" w:sz="0" w:space="0" w:color="auto"/>
                                                          </w:divBdr>
                                                          <w:divsChild>
                                                            <w:div w:id="772285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365597719">
      <w:bodyDiv w:val="1"/>
      <w:marLeft w:val="0"/>
      <w:marRight w:val="0"/>
      <w:marTop w:val="0"/>
      <w:marBottom w:val="0"/>
      <w:divBdr>
        <w:top w:val="none" w:sz="0" w:space="0" w:color="auto"/>
        <w:left w:val="none" w:sz="0" w:space="0" w:color="auto"/>
        <w:bottom w:val="none" w:sz="0" w:space="0" w:color="auto"/>
        <w:right w:val="none" w:sz="0" w:space="0" w:color="auto"/>
      </w:divBdr>
      <w:divsChild>
        <w:div w:id="1106344237">
          <w:marLeft w:val="0"/>
          <w:marRight w:val="0"/>
          <w:marTop w:val="0"/>
          <w:marBottom w:val="0"/>
          <w:divBdr>
            <w:top w:val="none" w:sz="0" w:space="0" w:color="auto"/>
            <w:left w:val="none" w:sz="0" w:space="0" w:color="auto"/>
            <w:bottom w:val="none" w:sz="0" w:space="0" w:color="auto"/>
            <w:right w:val="none" w:sz="0" w:space="0" w:color="auto"/>
          </w:divBdr>
          <w:divsChild>
            <w:div w:id="1004433024">
              <w:marLeft w:val="0"/>
              <w:marRight w:val="0"/>
              <w:marTop w:val="0"/>
              <w:marBottom w:val="0"/>
              <w:divBdr>
                <w:top w:val="none" w:sz="0" w:space="0" w:color="auto"/>
                <w:left w:val="none" w:sz="0" w:space="0" w:color="auto"/>
                <w:bottom w:val="none" w:sz="0" w:space="0" w:color="auto"/>
                <w:right w:val="none" w:sz="0" w:space="0" w:color="auto"/>
              </w:divBdr>
              <w:divsChild>
                <w:div w:id="854031944">
                  <w:marLeft w:val="0"/>
                  <w:marRight w:val="0"/>
                  <w:marTop w:val="0"/>
                  <w:marBottom w:val="0"/>
                  <w:divBdr>
                    <w:top w:val="none" w:sz="0" w:space="0" w:color="auto"/>
                    <w:left w:val="none" w:sz="0" w:space="0" w:color="auto"/>
                    <w:bottom w:val="none" w:sz="0" w:space="0" w:color="auto"/>
                    <w:right w:val="none" w:sz="0" w:space="0" w:color="auto"/>
                  </w:divBdr>
                  <w:divsChild>
                    <w:div w:id="1829132262">
                      <w:marLeft w:val="0"/>
                      <w:marRight w:val="0"/>
                      <w:marTop w:val="0"/>
                      <w:marBottom w:val="0"/>
                      <w:divBdr>
                        <w:top w:val="none" w:sz="0" w:space="0" w:color="auto"/>
                        <w:left w:val="none" w:sz="0" w:space="0" w:color="auto"/>
                        <w:bottom w:val="none" w:sz="0" w:space="0" w:color="auto"/>
                        <w:right w:val="none" w:sz="0" w:space="0" w:color="auto"/>
                      </w:divBdr>
                      <w:divsChild>
                        <w:div w:id="9333403">
                          <w:marLeft w:val="0"/>
                          <w:marRight w:val="0"/>
                          <w:marTop w:val="0"/>
                          <w:marBottom w:val="0"/>
                          <w:divBdr>
                            <w:top w:val="none" w:sz="0" w:space="0" w:color="auto"/>
                            <w:left w:val="none" w:sz="0" w:space="0" w:color="auto"/>
                            <w:bottom w:val="none" w:sz="0" w:space="0" w:color="auto"/>
                            <w:right w:val="none" w:sz="0" w:space="0" w:color="auto"/>
                          </w:divBdr>
                          <w:divsChild>
                            <w:div w:id="912470823">
                              <w:marLeft w:val="0"/>
                              <w:marRight w:val="0"/>
                              <w:marTop w:val="0"/>
                              <w:marBottom w:val="0"/>
                              <w:divBdr>
                                <w:top w:val="none" w:sz="0" w:space="0" w:color="auto"/>
                                <w:left w:val="none" w:sz="0" w:space="0" w:color="auto"/>
                                <w:bottom w:val="none" w:sz="0" w:space="0" w:color="auto"/>
                                <w:right w:val="none" w:sz="0" w:space="0" w:color="auto"/>
                              </w:divBdr>
                              <w:divsChild>
                                <w:div w:id="24915762">
                                  <w:marLeft w:val="0"/>
                                  <w:marRight w:val="0"/>
                                  <w:marTop w:val="0"/>
                                  <w:marBottom w:val="0"/>
                                  <w:divBdr>
                                    <w:top w:val="none" w:sz="0" w:space="0" w:color="auto"/>
                                    <w:left w:val="none" w:sz="0" w:space="0" w:color="auto"/>
                                    <w:bottom w:val="none" w:sz="0" w:space="0" w:color="auto"/>
                                    <w:right w:val="none" w:sz="0" w:space="0" w:color="auto"/>
                                  </w:divBdr>
                                  <w:divsChild>
                                    <w:div w:id="801384577">
                                      <w:marLeft w:val="0"/>
                                      <w:marRight w:val="0"/>
                                      <w:marTop w:val="0"/>
                                      <w:marBottom w:val="0"/>
                                      <w:divBdr>
                                        <w:top w:val="none" w:sz="0" w:space="0" w:color="auto"/>
                                        <w:left w:val="none" w:sz="0" w:space="0" w:color="auto"/>
                                        <w:bottom w:val="none" w:sz="0" w:space="0" w:color="auto"/>
                                        <w:right w:val="none" w:sz="0" w:space="0" w:color="auto"/>
                                      </w:divBdr>
                                      <w:divsChild>
                                        <w:div w:id="1544559092">
                                          <w:marLeft w:val="0"/>
                                          <w:marRight w:val="0"/>
                                          <w:marTop w:val="0"/>
                                          <w:marBottom w:val="0"/>
                                          <w:divBdr>
                                            <w:top w:val="none" w:sz="0" w:space="0" w:color="auto"/>
                                            <w:left w:val="none" w:sz="0" w:space="0" w:color="auto"/>
                                            <w:bottom w:val="none" w:sz="0" w:space="0" w:color="auto"/>
                                            <w:right w:val="none" w:sz="0" w:space="0" w:color="auto"/>
                                          </w:divBdr>
                                          <w:divsChild>
                                            <w:div w:id="156264127">
                                              <w:marLeft w:val="0"/>
                                              <w:marRight w:val="0"/>
                                              <w:marTop w:val="0"/>
                                              <w:marBottom w:val="0"/>
                                              <w:divBdr>
                                                <w:top w:val="none" w:sz="0" w:space="0" w:color="auto"/>
                                                <w:left w:val="none" w:sz="0" w:space="0" w:color="auto"/>
                                                <w:bottom w:val="none" w:sz="0" w:space="0" w:color="auto"/>
                                                <w:right w:val="none" w:sz="0" w:space="0" w:color="auto"/>
                                              </w:divBdr>
                                              <w:divsChild>
                                                <w:div w:id="1558467780">
                                                  <w:marLeft w:val="0"/>
                                                  <w:marRight w:val="0"/>
                                                  <w:marTop w:val="0"/>
                                                  <w:marBottom w:val="0"/>
                                                  <w:divBdr>
                                                    <w:top w:val="none" w:sz="0" w:space="0" w:color="auto"/>
                                                    <w:left w:val="none" w:sz="0" w:space="0" w:color="auto"/>
                                                    <w:bottom w:val="none" w:sz="0" w:space="0" w:color="auto"/>
                                                    <w:right w:val="none" w:sz="0" w:space="0" w:color="auto"/>
                                                  </w:divBdr>
                                                  <w:divsChild>
                                                    <w:div w:id="58215819">
                                                      <w:marLeft w:val="0"/>
                                                      <w:marRight w:val="0"/>
                                                      <w:marTop w:val="0"/>
                                                      <w:marBottom w:val="0"/>
                                                      <w:divBdr>
                                                        <w:top w:val="none" w:sz="0" w:space="0" w:color="auto"/>
                                                        <w:left w:val="none" w:sz="0" w:space="0" w:color="auto"/>
                                                        <w:bottom w:val="none" w:sz="0" w:space="0" w:color="auto"/>
                                                        <w:right w:val="none" w:sz="0" w:space="0" w:color="auto"/>
                                                      </w:divBdr>
                                                      <w:divsChild>
                                                        <w:div w:id="1418478243">
                                                          <w:marLeft w:val="0"/>
                                                          <w:marRight w:val="0"/>
                                                          <w:marTop w:val="0"/>
                                                          <w:marBottom w:val="0"/>
                                                          <w:divBdr>
                                                            <w:top w:val="none" w:sz="0" w:space="0" w:color="auto"/>
                                                            <w:left w:val="none" w:sz="0" w:space="0" w:color="auto"/>
                                                            <w:bottom w:val="none" w:sz="0" w:space="0" w:color="auto"/>
                                                            <w:right w:val="none" w:sz="0" w:space="0" w:color="auto"/>
                                                          </w:divBdr>
                                                          <w:divsChild>
                                                            <w:div w:id="779449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494760161">
      <w:bodyDiv w:val="1"/>
      <w:marLeft w:val="0"/>
      <w:marRight w:val="0"/>
      <w:marTop w:val="0"/>
      <w:marBottom w:val="0"/>
      <w:divBdr>
        <w:top w:val="none" w:sz="0" w:space="0" w:color="auto"/>
        <w:left w:val="none" w:sz="0" w:space="0" w:color="auto"/>
        <w:bottom w:val="none" w:sz="0" w:space="0" w:color="auto"/>
        <w:right w:val="none" w:sz="0" w:space="0" w:color="auto"/>
      </w:divBdr>
      <w:divsChild>
        <w:div w:id="1517499054">
          <w:marLeft w:val="0"/>
          <w:marRight w:val="0"/>
          <w:marTop w:val="0"/>
          <w:marBottom w:val="0"/>
          <w:divBdr>
            <w:top w:val="none" w:sz="0" w:space="0" w:color="auto"/>
            <w:left w:val="none" w:sz="0" w:space="0" w:color="auto"/>
            <w:bottom w:val="none" w:sz="0" w:space="0" w:color="auto"/>
            <w:right w:val="none" w:sz="0" w:space="0" w:color="auto"/>
          </w:divBdr>
          <w:divsChild>
            <w:div w:id="1343094896">
              <w:marLeft w:val="0"/>
              <w:marRight w:val="0"/>
              <w:marTop w:val="0"/>
              <w:marBottom w:val="0"/>
              <w:divBdr>
                <w:top w:val="none" w:sz="0" w:space="0" w:color="auto"/>
                <w:left w:val="none" w:sz="0" w:space="0" w:color="auto"/>
                <w:bottom w:val="none" w:sz="0" w:space="0" w:color="auto"/>
                <w:right w:val="none" w:sz="0" w:space="0" w:color="auto"/>
              </w:divBdr>
              <w:divsChild>
                <w:div w:id="1381318873">
                  <w:marLeft w:val="0"/>
                  <w:marRight w:val="0"/>
                  <w:marTop w:val="0"/>
                  <w:marBottom w:val="0"/>
                  <w:divBdr>
                    <w:top w:val="none" w:sz="0" w:space="0" w:color="auto"/>
                    <w:left w:val="none" w:sz="0" w:space="0" w:color="auto"/>
                    <w:bottom w:val="none" w:sz="0" w:space="0" w:color="auto"/>
                    <w:right w:val="none" w:sz="0" w:space="0" w:color="auto"/>
                  </w:divBdr>
                  <w:divsChild>
                    <w:div w:id="899709592">
                      <w:marLeft w:val="0"/>
                      <w:marRight w:val="0"/>
                      <w:marTop w:val="0"/>
                      <w:marBottom w:val="0"/>
                      <w:divBdr>
                        <w:top w:val="none" w:sz="0" w:space="0" w:color="auto"/>
                        <w:left w:val="none" w:sz="0" w:space="0" w:color="auto"/>
                        <w:bottom w:val="none" w:sz="0" w:space="0" w:color="auto"/>
                        <w:right w:val="none" w:sz="0" w:space="0" w:color="auto"/>
                      </w:divBdr>
                      <w:divsChild>
                        <w:div w:id="2019651026">
                          <w:marLeft w:val="0"/>
                          <w:marRight w:val="0"/>
                          <w:marTop w:val="0"/>
                          <w:marBottom w:val="0"/>
                          <w:divBdr>
                            <w:top w:val="none" w:sz="0" w:space="0" w:color="auto"/>
                            <w:left w:val="none" w:sz="0" w:space="0" w:color="auto"/>
                            <w:bottom w:val="none" w:sz="0" w:space="0" w:color="auto"/>
                            <w:right w:val="none" w:sz="0" w:space="0" w:color="auto"/>
                          </w:divBdr>
                          <w:divsChild>
                            <w:div w:id="28923846">
                              <w:marLeft w:val="0"/>
                              <w:marRight w:val="0"/>
                              <w:marTop w:val="0"/>
                              <w:marBottom w:val="0"/>
                              <w:divBdr>
                                <w:top w:val="none" w:sz="0" w:space="0" w:color="auto"/>
                                <w:left w:val="none" w:sz="0" w:space="0" w:color="auto"/>
                                <w:bottom w:val="none" w:sz="0" w:space="0" w:color="auto"/>
                                <w:right w:val="none" w:sz="0" w:space="0" w:color="auto"/>
                              </w:divBdr>
                              <w:divsChild>
                                <w:div w:id="1630698962">
                                  <w:marLeft w:val="0"/>
                                  <w:marRight w:val="0"/>
                                  <w:marTop w:val="0"/>
                                  <w:marBottom w:val="0"/>
                                  <w:divBdr>
                                    <w:top w:val="none" w:sz="0" w:space="0" w:color="auto"/>
                                    <w:left w:val="none" w:sz="0" w:space="0" w:color="auto"/>
                                    <w:bottom w:val="none" w:sz="0" w:space="0" w:color="auto"/>
                                    <w:right w:val="none" w:sz="0" w:space="0" w:color="auto"/>
                                  </w:divBdr>
                                  <w:divsChild>
                                    <w:div w:id="1949266661">
                                      <w:marLeft w:val="0"/>
                                      <w:marRight w:val="0"/>
                                      <w:marTop w:val="0"/>
                                      <w:marBottom w:val="0"/>
                                      <w:divBdr>
                                        <w:top w:val="none" w:sz="0" w:space="0" w:color="auto"/>
                                        <w:left w:val="none" w:sz="0" w:space="0" w:color="auto"/>
                                        <w:bottom w:val="none" w:sz="0" w:space="0" w:color="auto"/>
                                        <w:right w:val="none" w:sz="0" w:space="0" w:color="auto"/>
                                      </w:divBdr>
                                      <w:divsChild>
                                        <w:div w:id="798763808">
                                          <w:marLeft w:val="0"/>
                                          <w:marRight w:val="0"/>
                                          <w:marTop w:val="0"/>
                                          <w:marBottom w:val="0"/>
                                          <w:divBdr>
                                            <w:top w:val="none" w:sz="0" w:space="0" w:color="auto"/>
                                            <w:left w:val="none" w:sz="0" w:space="0" w:color="auto"/>
                                            <w:bottom w:val="none" w:sz="0" w:space="0" w:color="auto"/>
                                            <w:right w:val="none" w:sz="0" w:space="0" w:color="auto"/>
                                          </w:divBdr>
                                          <w:divsChild>
                                            <w:div w:id="876041273">
                                              <w:marLeft w:val="0"/>
                                              <w:marRight w:val="0"/>
                                              <w:marTop w:val="0"/>
                                              <w:marBottom w:val="0"/>
                                              <w:divBdr>
                                                <w:top w:val="none" w:sz="0" w:space="0" w:color="auto"/>
                                                <w:left w:val="none" w:sz="0" w:space="0" w:color="auto"/>
                                                <w:bottom w:val="none" w:sz="0" w:space="0" w:color="auto"/>
                                                <w:right w:val="none" w:sz="0" w:space="0" w:color="auto"/>
                                              </w:divBdr>
                                              <w:divsChild>
                                                <w:div w:id="1248925425">
                                                  <w:marLeft w:val="0"/>
                                                  <w:marRight w:val="0"/>
                                                  <w:marTop w:val="0"/>
                                                  <w:marBottom w:val="0"/>
                                                  <w:divBdr>
                                                    <w:top w:val="none" w:sz="0" w:space="0" w:color="auto"/>
                                                    <w:left w:val="none" w:sz="0" w:space="0" w:color="auto"/>
                                                    <w:bottom w:val="none" w:sz="0" w:space="0" w:color="auto"/>
                                                    <w:right w:val="none" w:sz="0" w:space="0" w:color="auto"/>
                                                  </w:divBdr>
                                                  <w:divsChild>
                                                    <w:div w:id="554199399">
                                                      <w:marLeft w:val="0"/>
                                                      <w:marRight w:val="0"/>
                                                      <w:marTop w:val="0"/>
                                                      <w:marBottom w:val="0"/>
                                                      <w:divBdr>
                                                        <w:top w:val="none" w:sz="0" w:space="0" w:color="auto"/>
                                                        <w:left w:val="none" w:sz="0" w:space="0" w:color="auto"/>
                                                        <w:bottom w:val="none" w:sz="0" w:space="0" w:color="auto"/>
                                                        <w:right w:val="none" w:sz="0" w:space="0" w:color="auto"/>
                                                      </w:divBdr>
                                                      <w:divsChild>
                                                        <w:div w:id="839540964">
                                                          <w:marLeft w:val="0"/>
                                                          <w:marRight w:val="0"/>
                                                          <w:marTop w:val="0"/>
                                                          <w:marBottom w:val="0"/>
                                                          <w:divBdr>
                                                            <w:top w:val="none" w:sz="0" w:space="0" w:color="auto"/>
                                                            <w:left w:val="none" w:sz="0" w:space="0" w:color="auto"/>
                                                            <w:bottom w:val="none" w:sz="0" w:space="0" w:color="auto"/>
                                                            <w:right w:val="none" w:sz="0" w:space="0" w:color="auto"/>
                                                          </w:divBdr>
                                                          <w:divsChild>
                                                            <w:div w:id="942492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507861132">
      <w:bodyDiv w:val="1"/>
      <w:marLeft w:val="0"/>
      <w:marRight w:val="0"/>
      <w:marTop w:val="0"/>
      <w:marBottom w:val="0"/>
      <w:divBdr>
        <w:top w:val="none" w:sz="0" w:space="0" w:color="auto"/>
        <w:left w:val="none" w:sz="0" w:space="0" w:color="auto"/>
        <w:bottom w:val="none" w:sz="0" w:space="0" w:color="auto"/>
        <w:right w:val="none" w:sz="0" w:space="0" w:color="auto"/>
      </w:divBdr>
      <w:divsChild>
        <w:div w:id="1513691397">
          <w:marLeft w:val="0"/>
          <w:marRight w:val="0"/>
          <w:marTop w:val="0"/>
          <w:marBottom w:val="0"/>
          <w:divBdr>
            <w:top w:val="none" w:sz="0" w:space="0" w:color="auto"/>
            <w:left w:val="none" w:sz="0" w:space="0" w:color="auto"/>
            <w:bottom w:val="none" w:sz="0" w:space="0" w:color="auto"/>
            <w:right w:val="none" w:sz="0" w:space="0" w:color="auto"/>
          </w:divBdr>
          <w:divsChild>
            <w:div w:id="1061487055">
              <w:marLeft w:val="0"/>
              <w:marRight w:val="0"/>
              <w:marTop w:val="0"/>
              <w:marBottom w:val="0"/>
              <w:divBdr>
                <w:top w:val="none" w:sz="0" w:space="0" w:color="auto"/>
                <w:left w:val="none" w:sz="0" w:space="0" w:color="auto"/>
                <w:bottom w:val="none" w:sz="0" w:space="0" w:color="auto"/>
                <w:right w:val="none" w:sz="0" w:space="0" w:color="auto"/>
              </w:divBdr>
              <w:divsChild>
                <w:div w:id="494608348">
                  <w:marLeft w:val="0"/>
                  <w:marRight w:val="0"/>
                  <w:marTop w:val="0"/>
                  <w:marBottom w:val="0"/>
                  <w:divBdr>
                    <w:top w:val="none" w:sz="0" w:space="0" w:color="auto"/>
                    <w:left w:val="none" w:sz="0" w:space="0" w:color="auto"/>
                    <w:bottom w:val="none" w:sz="0" w:space="0" w:color="auto"/>
                    <w:right w:val="none" w:sz="0" w:space="0" w:color="auto"/>
                  </w:divBdr>
                  <w:divsChild>
                    <w:div w:id="299959627">
                      <w:marLeft w:val="0"/>
                      <w:marRight w:val="0"/>
                      <w:marTop w:val="0"/>
                      <w:marBottom w:val="0"/>
                      <w:divBdr>
                        <w:top w:val="none" w:sz="0" w:space="0" w:color="auto"/>
                        <w:left w:val="none" w:sz="0" w:space="0" w:color="auto"/>
                        <w:bottom w:val="none" w:sz="0" w:space="0" w:color="auto"/>
                        <w:right w:val="none" w:sz="0" w:space="0" w:color="auto"/>
                      </w:divBdr>
                      <w:divsChild>
                        <w:div w:id="1868175469">
                          <w:marLeft w:val="0"/>
                          <w:marRight w:val="0"/>
                          <w:marTop w:val="0"/>
                          <w:marBottom w:val="0"/>
                          <w:divBdr>
                            <w:top w:val="none" w:sz="0" w:space="0" w:color="auto"/>
                            <w:left w:val="none" w:sz="0" w:space="0" w:color="auto"/>
                            <w:bottom w:val="none" w:sz="0" w:space="0" w:color="auto"/>
                            <w:right w:val="none" w:sz="0" w:space="0" w:color="auto"/>
                          </w:divBdr>
                          <w:divsChild>
                            <w:div w:id="892469658">
                              <w:marLeft w:val="0"/>
                              <w:marRight w:val="0"/>
                              <w:marTop w:val="0"/>
                              <w:marBottom w:val="0"/>
                              <w:divBdr>
                                <w:top w:val="none" w:sz="0" w:space="0" w:color="auto"/>
                                <w:left w:val="none" w:sz="0" w:space="0" w:color="auto"/>
                                <w:bottom w:val="none" w:sz="0" w:space="0" w:color="auto"/>
                                <w:right w:val="none" w:sz="0" w:space="0" w:color="auto"/>
                              </w:divBdr>
                              <w:divsChild>
                                <w:div w:id="146173838">
                                  <w:marLeft w:val="0"/>
                                  <w:marRight w:val="0"/>
                                  <w:marTop w:val="0"/>
                                  <w:marBottom w:val="0"/>
                                  <w:divBdr>
                                    <w:top w:val="none" w:sz="0" w:space="0" w:color="auto"/>
                                    <w:left w:val="none" w:sz="0" w:space="0" w:color="auto"/>
                                    <w:bottom w:val="none" w:sz="0" w:space="0" w:color="auto"/>
                                    <w:right w:val="none" w:sz="0" w:space="0" w:color="auto"/>
                                  </w:divBdr>
                                  <w:divsChild>
                                    <w:div w:id="1460562708">
                                      <w:marLeft w:val="0"/>
                                      <w:marRight w:val="0"/>
                                      <w:marTop w:val="0"/>
                                      <w:marBottom w:val="0"/>
                                      <w:divBdr>
                                        <w:top w:val="none" w:sz="0" w:space="0" w:color="auto"/>
                                        <w:left w:val="none" w:sz="0" w:space="0" w:color="auto"/>
                                        <w:bottom w:val="none" w:sz="0" w:space="0" w:color="auto"/>
                                        <w:right w:val="none" w:sz="0" w:space="0" w:color="auto"/>
                                      </w:divBdr>
                                      <w:divsChild>
                                        <w:div w:id="1757243802">
                                          <w:marLeft w:val="0"/>
                                          <w:marRight w:val="0"/>
                                          <w:marTop w:val="0"/>
                                          <w:marBottom w:val="0"/>
                                          <w:divBdr>
                                            <w:top w:val="none" w:sz="0" w:space="0" w:color="auto"/>
                                            <w:left w:val="none" w:sz="0" w:space="0" w:color="auto"/>
                                            <w:bottom w:val="none" w:sz="0" w:space="0" w:color="auto"/>
                                            <w:right w:val="none" w:sz="0" w:space="0" w:color="auto"/>
                                          </w:divBdr>
                                          <w:divsChild>
                                            <w:div w:id="1933927827">
                                              <w:marLeft w:val="0"/>
                                              <w:marRight w:val="0"/>
                                              <w:marTop w:val="0"/>
                                              <w:marBottom w:val="0"/>
                                              <w:divBdr>
                                                <w:top w:val="none" w:sz="0" w:space="0" w:color="auto"/>
                                                <w:left w:val="none" w:sz="0" w:space="0" w:color="auto"/>
                                                <w:bottom w:val="none" w:sz="0" w:space="0" w:color="auto"/>
                                                <w:right w:val="none" w:sz="0" w:space="0" w:color="auto"/>
                                              </w:divBdr>
                                              <w:divsChild>
                                                <w:div w:id="828981619">
                                                  <w:marLeft w:val="0"/>
                                                  <w:marRight w:val="0"/>
                                                  <w:marTop w:val="0"/>
                                                  <w:marBottom w:val="0"/>
                                                  <w:divBdr>
                                                    <w:top w:val="none" w:sz="0" w:space="0" w:color="auto"/>
                                                    <w:left w:val="none" w:sz="0" w:space="0" w:color="auto"/>
                                                    <w:bottom w:val="none" w:sz="0" w:space="0" w:color="auto"/>
                                                    <w:right w:val="none" w:sz="0" w:space="0" w:color="auto"/>
                                                  </w:divBdr>
                                                  <w:divsChild>
                                                    <w:div w:id="1740246045">
                                                      <w:marLeft w:val="0"/>
                                                      <w:marRight w:val="0"/>
                                                      <w:marTop w:val="0"/>
                                                      <w:marBottom w:val="0"/>
                                                      <w:divBdr>
                                                        <w:top w:val="none" w:sz="0" w:space="0" w:color="auto"/>
                                                        <w:left w:val="none" w:sz="0" w:space="0" w:color="auto"/>
                                                        <w:bottom w:val="none" w:sz="0" w:space="0" w:color="auto"/>
                                                        <w:right w:val="none" w:sz="0" w:space="0" w:color="auto"/>
                                                      </w:divBdr>
                                                      <w:divsChild>
                                                        <w:div w:id="599607417">
                                                          <w:marLeft w:val="0"/>
                                                          <w:marRight w:val="0"/>
                                                          <w:marTop w:val="0"/>
                                                          <w:marBottom w:val="0"/>
                                                          <w:divBdr>
                                                            <w:top w:val="none" w:sz="0" w:space="0" w:color="auto"/>
                                                            <w:left w:val="none" w:sz="0" w:space="0" w:color="auto"/>
                                                            <w:bottom w:val="none" w:sz="0" w:space="0" w:color="auto"/>
                                                            <w:right w:val="none" w:sz="0" w:space="0" w:color="auto"/>
                                                          </w:divBdr>
                                                          <w:divsChild>
                                                            <w:div w:id="1642298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703434253">
      <w:bodyDiv w:val="1"/>
      <w:marLeft w:val="0"/>
      <w:marRight w:val="0"/>
      <w:marTop w:val="0"/>
      <w:marBottom w:val="0"/>
      <w:divBdr>
        <w:top w:val="none" w:sz="0" w:space="0" w:color="auto"/>
        <w:left w:val="none" w:sz="0" w:space="0" w:color="auto"/>
        <w:bottom w:val="none" w:sz="0" w:space="0" w:color="auto"/>
        <w:right w:val="none" w:sz="0" w:space="0" w:color="auto"/>
      </w:divBdr>
      <w:divsChild>
        <w:div w:id="1452282934">
          <w:marLeft w:val="0"/>
          <w:marRight w:val="0"/>
          <w:marTop w:val="0"/>
          <w:marBottom w:val="0"/>
          <w:divBdr>
            <w:top w:val="none" w:sz="0" w:space="0" w:color="auto"/>
            <w:left w:val="none" w:sz="0" w:space="0" w:color="auto"/>
            <w:bottom w:val="none" w:sz="0" w:space="0" w:color="auto"/>
            <w:right w:val="none" w:sz="0" w:space="0" w:color="auto"/>
          </w:divBdr>
        </w:div>
      </w:divsChild>
    </w:div>
    <w:div w:id="1734232794">
      <w:bodyDiv w:val="1"/>
      <w:marLeft w:val="0"/>
      <w:marRight w:val="0"/>
      <w:marTop w:val="0"/>
      <w:marBottom w:val="0"/>
      <w:divBdr>
        <w:top w:val="none" w:sz="0" w:space="0" w:color="auto"/>
        <w:left w:val="none" w:sz="0" w:space="0" w:color="auto"/>
        <w:bottom w:val="none" w:sz="0" w:space="0" w:color="auto"/>
        <w:right w:val="none" w:sz="0" w:space="0" w:color="auto"/>
      </w:divBdr>
      <w:divsChild>
        <w:div w:id="2142576665">
          <w:marLeft w:val="0"/>
          <w:marRight w:val="0"/>
          <w:marTop w:val="0"/>
          <w:marBottom w:val="0"/>
          <w:divBdr>
            <w:top w:val="none" w:sz="0" w:space="0" w:color="auto"/>
            <w:left w:val="none" w:sz="0" w:space="0" w:color="auto"/>
            <w:bottom w:val="none" w:sz="0" w:space="0" w:color="auto"/>
            <w:right w:val="none" w:sz="0" w:space="0" w:color="auto"/>
          </w:divBdr>
          <w:divsChild>
            <w:div w:id="791745721">
              <w:marLeft w:val="0"/>
              <w:marRight w:val="0"/>
              <w:marTop w:val="0"/>
              <w:marBottom w:val="0"/>
              <w:divBdr>
                <w:top w:val="none" w:sz="0" w:space="0" w:color="auto"/>
                <w:left w:val="none" w:sz="0" w:space="0" w:color="auto"/>
                <w:bottom w:val="none" w:sz="0" w:space="0" w:color="auto"/>
                <w:right w:val="none" w:sz="0" w:space="0" w:color="auto"/>
              </w:divBdr>
              <w:divsChild>
                <w:div w:id="1716194313">
                  <w:marLeft w:val="0"/>
                  <w:marRight w:val="0"/>
                  <w:marTop w:val="0"/>
                  <w:marBottom w:val="0"/>
                  <w:divBdr>
                    <w:top w:val="none" w:sz="0" w:space="0" w:color="auto"/>
                    <w:left w:val="none" w:sz="0" w:space="0" w:color="auto"/>
                    <w:bottom w:val="none" w:sz="0" w:space="0" w:color="auto"/>
                    <w:right w:val="none" w:sz="0" w:space="0" w:color="auto"/>
                  </w:divBdr>
                  <w:divsChild>
                    <w:div w:id="1220743752">
                      <w:marLeft w:val="0"/>
                      <w:marRight w:val="0"/>
                      <w:marTop w:val="0"/>
                      <w:marBottom w:val="0"/>
                      <w:divBdr>
                        <w:top w:val="none" w:sz="0" w:space="0" w:color="auto"/>
                        <w:left w:val="none" w:sz="0" w:space="0" w:color="auto"/>
                        <w:bottom w:val="none" w:sz="0" w:space="0" w:color="auto"/>
                        <w:right w:val="none" w:sz="0" w:space="0" w:color="auto"/>
                      </w:divBdr>
                      <w:divsChild>
                        <w:div w:id="241960612">
                          <w:marLeft w:val="0"/>
                          <w:marRight w:val="0"/>
                          <w:marTop w:val="0"/>
                          <w:marBottom w:val="0"/>
                          <w:divBdr>
                            <w:top w:val="none" w:sz="0" w:space="0" w:color="auto"/>
                            <w:left w:val="none" w:sz="0" w:space="0" w:color="auto"/>
                            <w:bottom w:val="none" w:sz="0" w:space="0" w:color="auto"/>
                            <w:right w:val="none" w:sz="0" w:space="0" w:color="auto"/>
                          </w:divBdr>
                          <w:divsChild>
                            <w:div w:id="478614773">
                              <w:marLeft w:val="0"/>
                              <w:marRight w:val="0"/>
                              <w:marTop w:val="0"/>
                              <w:marBottom w:val="0"/>
                              <w:divBdr>
                                <w:top w:val="none" w:sz="0" w:space="0" w:color="auto"/>
                                <w:left w:val="none" w:sz="0" w:space="0" w:color="auto"/>
                                <w:bottom w:val="none" w:sz="0" w:space="0" w:color="auto"/>
                                <w:right w:val="none" w:sz="0" w:space="0" w:color="auto"/>
                              </w:divBdr>
                              <w:divsChild>
                                <w:div w:id="1860848943">
                                  <w:marLeft w:val="0"/>
                                  <w:marRight w:val="0"/>
                                  <w:marTop w:val="0"/>
                                  <w:marBottom w:val="0"/>
                                  <w:divBdr>
                                    <w:top w:val="none" w:sz="0" w:space="0" w:color="auto"/>
                                    <w:left w:val="none" w:sz="0" w:space="0" w:color="auto"/>
                                    <w:bottom w:val="none" w:sz="0" w:space="0" w:color="auto"/>
                                    <w:right w:val="none" w:sz="0" w:space="0" w:color="auto"/>
                                  </w:divBdr>
                                  <w:divsChild>
                                    <w:div w:id="1092317375">
                                      <w:marLeft w:val="0"/>
                                      <w:marRight w:val="0"/>
                                      <w:marTop w:val="0"/>
                                      <w:marBottom w:val="0"/>
                                      <w:divBdr>
                                        <w:top w:val="none" w:sz="0" w:space="0" w:color="auto"/>
                                        <w:left w:val="none" w:sz="0" w:space="0" w:color="auto"/>
                                        <w:bottom w:val="none" w:sz="0" w:space="0" w:color="auto"/>
                                        <w:right w:val="none" w:sz="0" w:space="0" w:color="auto"/>
                                      </w:divBdr>
                                      <w:divsChild>
                                        <w:div w:id="1000036236">
                                          <w:marLeft w:val="0"/>
                                          <w:marRight w:val="0"/>
                                          <w:marTop w:val="0"/>
                                          <w:marBottom w:val="0"/>
                                          <w:divBdr>
                                            <w:top w:val="none" w:sz="0" w:space="0" w:color="auto"/>
                                            <w:left w:val="none" w:sz="0" w:space="0" w:color="auto"/>
                                            <w:bottom w:val="none" w:sz="0" w:space="0" w:color="auto"/>
                                            <w:right w:val="none" w:sz="0" w:space="0" w:color="auto"/>
                                          </w:divBdr>
                                          <w:divsChild>
                                            <w:div w:id="1838887501">
                                              <w:marLeft w:val="0"/>
                                              <w:marRight w:val="0"/>
                                              <w:marTop w:val="0"/>
                                              <w:marBottom w:val="0"/>
                                              <w:divBdr>
                                                <w:top w:val="none" w:sz="0" w:space="0" w:color="auto"/>
                                                <w:left w:val="none" w:sz="0" w:space="0" w:color="auto"/>
                                                <w:bottom w:val="none" w:sz="0" w:space="0" w:color="auto"/>
                                                <w:right w:val="none" w:sz="0" w:space="0" w:color="auto"/>
                                              </w:divBdr>
                                              <w:divsChild>
                                                <w:div w:id="126899712">
                                                  <w:marLeft w:val="0"/>
                                                  <w:marRight w:val="0"/>
                                                  <w:marTop w:val="0"/>
                                                  <w:marBottom w:val="0"/>
                                                  <w:divBdr>
                                                    <w:top w:val="none" w:sz="0" w:space="0" w:color="auto"/>
                                                    <w:left w:val="none" w:sz="0" w:space="0" w:color="auto"/>
                                                    <w:bottom w:val="none" w:sz="0" w:space="0" w:color="auto"/>
                                                    <w:right w:val="none" w:sz="0" w:space="0" w:color="auto"/>
                                                  </w:divBdr>
                                                  <w:divsChild>
                                                    <w:div w:id="1194808783">
                                                      <w:marLeft w:val="0"/>
                                                      <w:marRight w:val="0"/>
                                                      <w:marTop w:val="0"/>
                                                      <w:marBottom w:val="0"/>
                                                      <w:divBdr>
                                                        <w:top w:val="none" w:sz="0" w:space="0" w:color="auto"/>
                                                        <w:left w:val="none" w:sz="0" w:space="0" w:color="auto"/>
                                                        <w:bottom w:val="none" w:sz="0" w:space="0" w:color="auto"/>
                                                        <w:right w:val="none" w:sz="0" w:space="0" w:color="auto"/>
                                                      </w:divBdr>
                                                      <w:divsChild>
                                                        <w:div w:id="1434204102">
                                                          <w:marLeft w:val="0"/>
                                                          <w:marRight w:val="0"/>
                                                          <w:marTop w:val="0"/>
                                                          <w:marBottom w:val="0"/>
                                                          <w:divBdr>
                                                            <w:top w:val="none" w:sz="0" w:space="0" w:color="auto"/>
                                                            <w:left w:val="none" w:sz="0" w:space="0" w:color="auto"/>
                                                            <w:bottom w:val="none" w:sz="0" w:space="0" w:color="auto"/>
                                                            <w:right w:val="none" w:sz="0" w:space="0" w:color="auto"/>
                                                          </w:divBdr>
                                                          <w:divsChild>
                                                            <w:div w:id="209417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763332858">
      <w:bodyDiv w:val="1"/>
      <w:marLeft w:val="0"/>
      <w:marRight w:val="0"/>
      <w:marTop w:val="0"/>
      <w:marBottom w:val="0"/>
      <w:divBdr>
        <w:top w:val="none" w:sz="0" w:space="0" w:color="auto"/>
        <w:left w:val="none" w:sz="0" w:space="0" w:color="auto"/>
        <w:bottom w:val="none" w:sz="0" w:space="0" w:color="auto"/>
        <w:right w:val="none" w:sz="0" w:space="0" w:color="auto"/>
      </w:divBdr>
      <w:divsChild>
        <w:div w:id="1634018156">
          <w:marLeft w:val="0"/>
          <w:marRight w:val="0"/>
          <w:marTop w:val="0"/>
          <w:marBottom w:val="0"/>
          <w:divBdr>
            <w:top w:val="none" w:sz="0" w:space="0" w:color="auto"/>
            <w:left w:val="none" w:sz="0" w:space="0" w:color="auto"/>
            <w:bottom w:val="none" w:sz="0" w:space="0" w:color="auto"/>
            <w:right w:val="none" w:sz="0" w:space="0" w:color="auto"/>
          </w:divBdr>
          <w:divsChild>
            <w:div w:id="244651489">
              <w:marLeft w:val="0"/>
              <w:marRight w:val="0"/>
              <w:marTop w:val="0"/>
              <w:marBottom w:val="0"/>
              <w:divBdr>
                <w:top w:val="none" w:sz="0" w:space="0" w:color="auto"/>
                <w:left w:val="none" w:sz="0" w:space="0" w:color="auto"/>
                <w:bottom w:val="none" w:sz="0" w:space="0" w:color="auto"/>
                <w:right w:val="none" w:sz="0" w:space="0" w:color="auto"/>
              </w:divBdr>
              <w:divsChild>
                <w:div w:id="610551493">
                  <w:marLeft w:val="0"/>
                  <w:marRight w:val="0"/>
                  <w:marTop w:val="0"/>
                  <w:marBottom w:val="0"/>
                  <w:divBdr>
                    <w:top w:val="none" w:sz="0" w:space="0" w:color="auto"/>
                    <w:left w:val="none" w:sz="0" w:space="0" w:color="auto"/>
                    <w:bottom w:val="none" w:sz="0" w:space="0" w:color="auto"/>
                    <w:right w:val="none" w:sz="0" w:space="0" w:color="auto"/>
                  </w:divBdr>
                  <w:divsChild>
                    <w:div w:id="1032681665">
                      <w:marLeft w:val="0"/>
                      <w:marRight w:val="0"/>
                      <w:marTop w:val="0"/>
                      <w:marBottom w:val="0"/>
                      <w:divBdr>
                        <w:top w:val="none" w:sz="0" w:space="0" w:color="auto"/>
                        <w:left w:val="none" w:sz="0" w:space="0" w:color="auto"/>
                        <w:bottom w:val="none" w:sz="0" w:space="0" w:color="auto"/>
                        <w:right w:val="none" w:sz="0" w:space="0" w:color="auto"/>
                      </w:divBdr>
                      <w:divsChild>
                        <w:div w:id="940917279">
                          <w:marLeft w:val="0"/>
                          <w:marRight w:val="0"/>
                          <w:marTop w:val="0"/>
                          <w:marBottom w:val="0"/>
                          <w:divBdr>
                            <w:top w:val="none" w:sz="0" w:space="0" w:color="auto"/>
                            <w:left w:val="none" w:sz="0" w:space="0" w:color="auto"/>
                            <w:bottom w:val="none" w:sz="0" w:space="0" w:color="auto"/>
                            <w:right w:val="none" w:sz="0" w:space="0" w:color="auto"/>
                          </w:divBdr>
                          <w:divsChild>
                            <w:div w:id="836264124">
                              <w:marLeft w:val="0"/>
                              <w:marRight w:val="0"/>
                              <w:marTop w:val="0"/>
                              <w:marBottom w:val="0"/>
                              <w:divBdr>
                                <w:top w:val="none" w:sz="0" w:space="0" w:color="auto"/>
                                <w:left w:val="none" w:sz="0" w:space="0" w:color="auto"/>
                                <w:bottom w:val="none" w:sz="0" w:space="0" w:color="auto"/>
                                <w:right w:val="none" w:sz="0" w:space="0" w:color="auto"/>
                              </w:divBdr>
                              <w:divsChild>
                                <w:div w:id="243534526">
                                  <w:marLeft w:val="0"/>
                                  <w:marRight w:val="0"/>
                                  <w:marTop w:val="0"/>
                                  <w:marBottom w:val="0"/>
                                  <w:divBdr>
                                    <w:top w:val="none" w:sz="0" w:space="0" w:color="auto"/>
                                    <w:left w:val="none" w:sz="0" w:space="0" w:color="auto"/>
                                    <w:bottom w:val="none" w:sz="0" w:space="0" w:color="auto"/>
                                    <w:right w:val="none" w:sz="0" w:space="0" w:color="auto"/>
                                  </w:divBdr>
                                  <w:divsChild>
                                    <w:div w:id="480316617">
                                      <w:marLeft w:val="0"/>
                                      <w:marRight w:val="0"/>
                                      <w:marTop w:val="0"/>
                                      <w:marBottom w:val="0"/>
                                      <w:divBdr>
                                        <w:top w:val="none" w:sz="0" w:space="0" w:color="auto"/>
                                        <w:left w:val="none" w:sz="0" w:space="0" w:color="auto"/>
                                        <w:bottom w:val="none" w:sz="0" w:space="0" w:color="auto"/>
                                        <w:right w:val="none" w:sz="0" w:space="0" w:color="auto"/>
                                      </w:divBdr>
                                      <w:divsChild>
                                        <w:div w:id="884368171">
                                          <w:marLeft w:val="0"/>
                                          <w:marRight w:val="0"/>
                                          <w:marTop w:val="0"/>
                                          <w:marBottom w:val="0"/>
                                          <w:divBdr>
                                            <w:top w:val="none" w:sz="0" w:space="0" w:color="auto"/>
                                            <w:left w:val="none" w:sz="0" w:space="0" w:color="auto"/>
                                            <w:bottom w:val="none" w:sz="0" w:space="0" w:color="auto"/>
                                            <w:right w:val="none" w:sz="0" w:space="0" w:color="auto"/>
                                          </w:divBdr>
                                          <w:divsChild>
                                            <w:div w:id="1918636912">
                                              <w:marLeft w:val="0"/>
                                              <w:marRight w:val="0"/>
                                              <w:marTop w:val="0"/>
                                              <w:marBottom w:val="0"/>
                                              <w:divBdr>
                                                <w:top w:val="none" w:sz="0" w:space="0" w:color="auto"/>
                                                <w:left w:val="none" w:sz="0" w:space="0" w:color="auto"/>
                                                <w:bottom w:val="none" w:sz="0" w:space="0" w:color="auto"/>
                                                <w:right w:val="none" w:sz="0" w:space="0" w:color="auto"/>
                                              </w:divBdr>
                                              <w:divsChild>
                                                <w:div w:id="1954752331">
                                                  <w:marLeft w:val="0"/>
                                                  <w:marRight w:val="0"/>
                                                  <w:marTop w:val="0"/>
                                                  <w:marBottom w:val="0"/>
                                                  <w:divBdr>
                                                    <w:top w:val="none" w:sz="0" w:space="0" w:color="auto"/>
                                                    <w:left w:val="none" w:sz="0" w:space="0" w:color="auto"/>
                                                    <w:bottom w:val="none" w:sz="0" w:space="0" w:color="auto"/>
                                                    <w:right w:val="none" w:sz="0" w:space="0" w:color="auto"/>
                                                  </w:divBdr>
                                                  <w:divsChild>
                                                    <w:div w:id="742603563">
                                                      <w:marLeft w:val="0"/>
                                                      <w:marRight w:val="0"/>
                                                      <w:marTop w:val="0"/>
                                                      <w:marBottom w:val="0"/>
                                                      <w:divBdr>
                                                        <w:top w:val="none" w:sz="0" w:space="0" w:color="auto"/>
                                                        <w:left w:val="none" w:sz="0" w:space="0" w:color="auto"/>
                                                        <w:bottom w:val="none" w:sz="0" w:space="0" w:color="auto"/>
                                                        <w:right w:val="none" w:sz="0" w:space="0" w:color="auto"/>
                                                      </w:divBdr>
                                                      <w:divsChild>
                                                        <w:div w:id="1143617661">
                                                          <w:marLeft w:val="0"/>
                                                          <w:marRight w:val="0"/>
                                                          <w:marTop w:val="0"/>
                                                          <w:marBottom w:val="0"/>
                                                          <w:divBdr>
                                                            <w:top w:val="none" w:sz="0" w:space="0" w:color="auto"/>
                                                            <w:left w:val="none" w:sz="0" w:space="0" w:color="auto"/>
                                                            <w:bottom w:val="none" w:sz="0" w:space="0" w:color="auto"/>
                                                            <w:right w:val="none" w:sz="0" w:space="0" w:color="auto"/>
                                                          </w:divBdr>
                                                          <w:divsChild>
                                                            <w:div w:id="1599411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816559291">
      <w:bodyDiv w:val="1"/>
      <w:marLeft w:val="0"/>
      <w:marRight w:val="0"/>
      <w:marTop w:val="0"/>
      <w:marBottom w:val="0"/>
      <w:divBdr>
        <w:top w:val="none" w:sz="0" w:space="0" w:color="auto"/>
        <w:left w:val="none" w:sz="0" w:space="0" w:color="auto"/>
        <w:bottom w:val="none" w:sz="0" w:space="0" w:color="auto"/>
        <w:right w:val="none" w:sz="0" w:space="0" w:color="auto"/>
      </w:divBdr>
      <w:divsChild>
        <w:div w:id="1328091894">
          <w:marLeft w:val="0"/>
          <w:marRight w:val="0"/>
          <w:marTop w:val="0"/>
          <w:marBottom w:val="0"/>
          <w:divBdr>
            <w:top w:val="none" w:sz="0" w:space="0" w:color="auto"/>
            <w:left w:val="none" w:sz="0" w:space="0" w:color="auto"/>
            <w:bottom w:val="none" w:sz="0" w:space="0" w:color="auto"/>
            <w:right w:val="none" w:sz="0" w:space="0" w:color="auto"/>
          </w:divBdr>
          <w:divsChild>
            <w:div w:id="790901639">
              <w:marLeft w:val="0"/>
              <w:marRight w:val="0"/>
              <w:marTop w:val="0"/>
              <w:marBottom w:val="0"/>
              <w:divBdr>
                <w:top w:val="none" w:sz="0" w:space="0" w:color="auto"/>
                <w:left w:val="none" w:sz="0" w:space="0" w:color="auto"/>
                <w:bottom w:val="none" w:sz="0" w:space="0" w:color="auto"/>
                <w:right w:val="none" w:sz="0" w:space="0" w:color="auto"/>
              </w:divBdr>
              <w:divsChild>
                <w:div w:id="591817707">
                  <w:marLeft w:val="0"/>
                  <w:marRight w:val="0"/>
                  <w:marTop w:val="0"/>
                  <w:marBottom w:val="0"/>
                  <w:divBdr>
                    <w:top w:val="none" w:sz="0" w:space="0" w:color="auto"/>
                    <w:left w:val="none" w:sz="0" w:space="0" w:color="auto"/>
                    <w:bottom w:val="none" w:sz="0" w:space="0" w:color="auto"/>
                    <w:right w:val="none" w:sz="0" w:space="0" w:color="auto"/>
                  </w:divBdr>
                  <w:divsChild>
                    <w:div w:id="2028604314">
                      <w:marLeft w:val="0"/>
                      <w:marRight w:val="0"/>
                      <w:marTop w:val="0"/>
                      <w:marBottom w:val="0"/>
                      <w:divBdr>
                        <w:top w:val="none" w:sz="0" w:space="0" w:color="auto"/>
                        <w:left w:val="none" w:sz="0" w:space="0" w:color="auto"/>
                        <w:bottom w:val="none" w:sz="0" w:space="0" w:color="auto"/>
                        <w:right w:val="none" w:sz="0" w:space="0" w:color="auto"/>
                      </w:divBdr>
                      <w:divsChild>
                        <w:div w:id="227619963">
                          <w:marLeft w:val="0"/>
                          <w:marRight w:val="0"/>
                          <w:marTop w:val="0"/>
                          <w:marBottom w:val="0"/>
                          <w:divBdr>
                            <w:top w:val="none" w:sz="0" w:space="0" w:color="auto"/>
                            <w:left w:val="none" w:sz="0" w:space="0" w:color="auto"/>
                            <w:bottom w:val="none" w:sz="0" w:space="0" w:color="auto"/>
                            <w:right w:val="none" w:sz="0" w:space="0" w:color="auto"/>
                          </w:divBdr>
                          <w:divsChild>
                            <w:div w:id="1512334043">
                              <w:marLeft w:val="0"/>
                              <w:marRight w:val="0"/>
                              <w:marTop w:val="0"/>
                              <w:marBottom w:val="0"/>
                              <w:divBdr>
                                <w:top w:val="none" w:sz="0" w:space="0" w:color="auto"/>
                                <w:left w:val="none" w:sz="0" w:space="0" w:color="auto"/>
                                <w:bottom w:val="none" w:sz="0" w:space="0" w:color="auto"/>
                                <w:right w:val="none" w:sz="0" w:space="0" w:color="auto"/>
                              </w:divBdr>
                              <w:divsChild>
                                <w:div w:id="1043016222">
                                  <w:marLeft w:val="0"/>
                                  <w:marRight w:val="0"/>
                                  <w:marTop w:val="0"/>
                                  <w:marBottom w:val="0"/>
                                  <w:divBdr>
                                    <w:top w:val="none" w:sz="0" w:space="0" w:color="auto"/>
                                    <w:left w:val="none" w:sz="0" w:space="0" w:color="auto"/>
                                    <w:bottom w:val="none" w:sz="0" w:space="0" w:color="auto"/>
                                    <w:right w:val="none" w:sz="0" w:space="0" w:color="auto"/>
                                  </w:divBdr>
                                  <w:divsChild>
                                    <w:div w:id="514223447">
                                      <w:marLeft w:val="0"/>
                                      <w:marRight w:val="0"/>
                                      <w:marTop w:val="0"/>
                                      <w:marBottom w:val="0"/>
                                      <w:divBdr>
                                        <w:top w:val="none" w:sz="0" w:space="0" w:color="auto"/>
                                        <w:left w:val="none" w:sz="0" w:space="0" w:color="auto"/>
                                        <w:bottom w:val="none" w:sz="0" w:space="0" w:color="auto"/>
                                        <w:right w:val="none" w:sz="0" w:space="0" w:color="auto"/>
                                      </w:divBdr>
                                      <w:divsChild>
                                        <w:div w:id="1287662075">
                                          <w:marLeft w:val="0"/>
                                          <w:marRight w:val="0"/>
                                          <w:marTop w:val="0"/>
                                          <w:marBottom w:val="0"/>
                                          <w:divBdr>
                                            <w:top w:val="none" w:sz="0" w:space="0" w:color="auto"/>
                                            <w:left w:val="none" w:sz="0" w:space="0" w:color="auto"/>
                                            <w:bottom w:val="none" w:sz="0" w:space="0" w:color="auto"/>
                                            <w:right w:val="none" w:sz="0" w:space="0" w:color="auto"/>
                                          </w:divBdr>
                                          <w:divsChild>
                                            <w:div w:id="239757828">
                                              <w:marLeft w:val="0"/>
                                              <w:marRight w:val="0"/>
                                              <w:marTop w:val="0"/>
                                              <w:marBottom w:val="0"/>
                                              <w:divBdr>
                                                <w:top w:val="none" w:sz="0" w:space="0" w:color="auto"/>
                                                <w:left w:val="none" w:sz="0" w:space="0" w:color="auto"/>
                                                <w:bottom w:val="none" w:sz="0" w:space="0" w:color="auto"/>
                                                <w:right w:val="none" w:sz="0" w:space="0" w:color="auto"/>
                                              </w:divBdr>
                                              <w:divsChild>
                                                <w:div w:id="482821078">
                                                  <w:marLeft w:val="0"/>
                                                  <w:marRight w:val="0"/>
                                                  <w:marTop w:val="0"/>
                                                  <w:marBottom w:val="0"/>
                                                  <w:divBdr>
                                                    <w:top w:val="none" w:sz="0" w:space="0" w:color="auto"/>
                                                    <w:left w:val="none" w:sz="0" w:space="0" w:color="auto"/>
                                                    <w:bottom w:val="none" w:sz="0" w:space="0" w:color="auto"/>
                                                    <w:right w:val="none" w:sz="0" w:space="0" w:color="auto"/>
                                                  </w:divBdr>
                                                  <w:divsChild>
                                                    <w:div w:id="2031443942">
                                                      <w:marLeft w:val="0"/>
                                                      <w:marRight w:val="0"/>
                                                      <w:marTop w:val="0"/>
                                                      <w:marBottom w:val="0"/>
                                                      <w:divBdr>
                                                        <w:top w:val="none" w:sz="0" w:space="0" w:color="auto"/>
                                                        <w:left w:val="none" w:sz="0" w:space="0" w:color="auto"/>
                                                        <w:bottom w:val="none" w:sz="0" w:space="0" w:color="auto"/>
                                                        <w:right w:val="none" w:sz="0" w:space="0" w:color="auto"/>
                                                      </w:divBdr>
                                                      <w:divsChild>
                                                        <w:div w:id="304899973">
                                                          <w:marLeft w:val="0"/>
                                                          <w:marRight w:val="0"/>
                                                          <w:marTop w:val="0"/>
                                                          <w:marBottom w:val="0"/>
                                                          <w:divBdr>
                                                            <w:top w:val="none" w:sz="0" w:space="0" w:color="auto"/>
                                                            <w:left w:val="none" w:sz="0" w:space="0" w:color="auto"/>
                                                            <w:bottom w:val="none" w:sz="0" w:space="0" w:color="auto"/>
                                                            <w:right w:val="none" w:sz="0" w:space="0" w:color="auto"/>
                                                          </w:divBdr>
                                                          <w:divsChild>
                                                            <w:div w:id="140122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827545859">
      <w:bodyDiv w:val="1"/>
      <w:marLeft w:val="0"/>
      <w:marRight w:val="0"/>
      <w:marTop w:val="0"/>
      <w:marBottom w:val="0"/>
      <w:divBdr>
        <w:top w:val="none" w:sz="0" w:space="0" w:color="auto"/>
        <w:left w:val="none" w:sz="0" w:space="0" w:color="auto"/>
        <w:bottom w:val="none" w:sz="0" w:space="0" w:color="auto"/>
        <w:right w:val="none" w:sz="0" w:space="0" w:color="auto"/>
      </w:divBdr>
      <w:divsChild>
        <w:div w:id="51663070">
          <w:marLeft w:val="0"/>
          <w:marRight w:val="0"/>
          <w:marTop w:val="0"/>
          <w:marBottom w:val="0"/>
          <w:divBdr>
            <w:top w:val="none" w:sz="0" w:space="0" w:color="auto"/>
            <w:left w:val="none" w:sz="0" w:space="0" w:color="auto"/>
            <w:bottom w:val="none" w:sz="0" w:space="0" w:color="auto"/>
            <w:right w:val="none" w:sz="0" w:space="0" w:color="auto"/>
          </w:divBdr>
          <w:divsChild>
            <w:div w:id="809440461">
              <w:marLeft w:val="0"/>
              <w:marRight w:val="0"/>
              <w:marTop w:val="0"/>
              <w:marBottom w:val="0"/>
              <w:divBdr>
                <w:top w:val="none" w:sz="0" w:space="0" w:color="auto"/>
                <w:left w:val="none" w:sz="0" w:space="0" w:color="auto"/>
                <w:bottom w:val="none" w:sz="0" w:space="0" w:color="auto"/>
                <w:right w:val="none" w:sz="0" w:space="0" w:color="auto"/>
              </w:divBdr>
              <w:divsChild>
                <w:div w:id="346904867">
                  <w:marLeft w:val="0"/>
                  <w:marRight w:val="0"/>
                  <w:marTop w:val="0"/>
                  <w:marBottom w:val="0"/>
                  <w:divBdr>
                    <w:top w:val="none" w:sz="0" w:space="0" w:color="auto"/>
                    <w:left w:val="none" w:sz="0" w:space="0" w:color="auto"/>
                    <w:bottom w:val="none" w:sz="0" w:space="0" w:color="auto"/>
                    <w:right w:val="none" w:sz="0" w:space="0" w:color="auto"/>
                  </w:divBdr>
                  <w:divsChild>
                    <w:div w:id="1605992040">
                      <w:marLeft w:val="0"/>
                      <w:marRight w:val="0"/>
                      <w:marTop w:val="0"/>
                      <w:marBottom w:val="0"/>
                      <w:divBdr>
                        <w:top w:val="none" w:sz="0" w:space="0" w:color="auto"/>
                        <w:left w:val="none" w:sz="0" w:space="0" w:color="auto"/>
                        <w:bottom w:val="none" w:sz="0" w:space="0" w:color="auto"/>
                        <w:right w:val="none" w:sz="0" w:space="0" w:color="auto"/>
                      </w:divBdr>
                      <w:divsChild>
                        <w:div w:id="152720976">
                          <w:marLeft w:val="0"/>
                          <w:marRight w:val="0"/>
                          <w:marTop w:val="0"/>
                          <w:marBottom w:val="0"/>
                          <w:divBdr>
                            <w:top w:val="none" w:sz="0" w:space="0" w:color="auto"/>
                            <w:left w:val="none" w:sz="0" w:space="0" w:color="auto"/>
                            <w:bottom w:val="none" w:sz="0" w:space="0" w:color="auto"/>
                            <w:right w:val="none" w:sz="0" w:space="0" w:color="auto"/>
                          </w:divBdr>
                          <w:divsChild>
                            <w:div w:id="641886763">
                              <w:marLeft w:val="0"/>
                              <w:marRight w:val="0"/>
                              <w:marTop w:val="0"/>
                              <w:marBottom w:val="0"/>
                              <w:divBdr>
                                <w:top w:val="none" w:sz="0" w:space="0" w:color="auto"/>
                                <w:left w:val="none" w:sz="0" w:space="0" w:color="auto"/>
                                <w:bottom w:val="none" w:sz="0" w:space="0" w:color="auto"/>
                                <w:right w:val="none" w:sz="0" w:space="0" w:color="auto"/>
                              </w:divBdr>
                              <w:divsChild>
                                <w:div w:id="1042098907">
                                  <w:marLeft w:val="0"/>
                                  <w:marRight w:val="0"/>
                                  <w:marTop w:val="0"/>
                                  <w:marBottom w:val="0"/>
                                  <w:divBdr>
                                    <w:top w:val="none" w:sz="0" w:space="0" w:color="auto"/>
                                    <w:left w:val="none" w:sz="0" w:space="0" w:color="auto"/>
                                    <w:bottom w:val="none" w:sz="0" w:space="0" w:color="auto"/>
                                    <w:right w:val="none" w:sz="0" w:space="0" w:color="auto"/>
                                  </w:divBdr>
                                  <w:divsChild>
                                    <w:div w:id="559755869">
                                      <w:marLeft w:val="0"/>
                                      <w:marRight w:val="0"/>
                                      <w:marTop w:val="0"/>
                                      <w:marBottom w:val="0"/>
                                      <w:divBdr>
                                        <w:top w:val="none" w:sz="0" w:space="0" w:color="auto"/>
                                        <w:left w:val="none" w:sz="0" w:space="0" w:color="auto"/>
                                        <w:bottom w:val="none" w:sz="0" w:space="0" w:color="auto"/>
                                        <w:right w:val="none" w:sz="0" w:space="0" w:color="auto"/>
                                      </w:divBdr>
                                      <w:divsChild>
                                        <w:div w:id="1999531337">
                                          <w:marLeft w:val="0"/>
                                          <w:marRight w:val="0"/>
                                          <w:marTop w:val="0"/>
                                          <w:marBottom w:val="0"/>
                                          <w:divBdr>
                                            <w:top w:val="none" w:sz="0" w:space="0" w:color="auto"/>
                                            <w:left w:val="none" w:sz="0" w:space="0" w:color="auto"/>
                                            <w:bottom w:val="none" w:sz="0" w:space="0" w:color="auto"/>
                                            <w:right w:val="none" w:sz="0" w:space="0" w:color="auto"/>
                                          </w:divBdr>
                                          <w:divsChild>
                                            <w:div w:id="1031876771">
                                              <w:marLeft w:val="0"/>
                                              <w:marRight w:val="0"/>
                                              <w:marTop w:val="0"/>
                                              <w:marBottom w:val="0"/>
                                              <w:divBdr>
                                                <w:top w:val="none" w:sz="0" w:space="0" w:color="auto"/>
                                                <w:left w:val="none" w:sz="0" w:space="0" w:color="auto"/>
                                                <w:bottom w:val="none" w:sz="0" w:space="0" w:color="auto"/>
                                                <w:right w:val="none" w:sz="0" w:space="0" w:color="auto"/>
                                              </w:divBdr>
                                              <w:divsChild>
                                                <w:div w:id="218713508">
                                                  <w:marLeft w:val="0"/>
                                                  <w:marRight w:val="0"/>
                                                  <w:marTop w:val="0"/>
                                                  <w:marBottom w:val="0"/>
                                                  <w:divBdr>
                                                    <w:top w:val="none" w:sz="0" w:space="0" w:color="auto"/>
                                                    <w:left w:val="none" w:sz="0" w:space="0" w:color="auto"/>
                                                    <w:bottom w:val="none" w:sz="0" w:space="0" w:color="auto"/>
                                                    <w:right w:val="none" w:sz="0" w:space="0" w:color="auto"/>
                                                  </w:divBdr>
                                                  <w:divsChild>
                                                    <w:div w:id="474293938">
                                                      <w:marLeft w:val="0"/>
                                                      <w:marRight w:val="0"/>
                                                      <w:marTop w:val="0"/>
                                                      <w:marBottom w:val="0"/>
                                                      <w:divBdr>
                                                        <w:top w:val="none" w:sz="0" w:space="0" w:color="auto"/>
                                                        <w:left w:val="none" w:sz="0" w:space="0" w:color="auto"/>
                                                        <w:bottom w:val="none" w:sz="0" w:space="0" w:color="auto"/>
                                                        <w:right w:val="none" w:sz="0" w:space="0" w:color="auto"/>
                                                      </w:divBdr>
                                                      <w:divsChild>
                                                        <w:div w:id="101269399">
                                                          <w:marLeft w:val="0"/>
                                                          <w:marRight w:val="0"/>
                                                          <w:marTop w:val="0"/>
                                                          <w:marBottom w:val="0"/>
                                                          <w:divBdr>
                                                            <w:top w:val="none" w:sz="0" w:space="0" w:color="auto"/>
                                                            <w:left w:val="none" w:sz="0" w:space="0" w:color="auto"/>
                                                            <w:bottom w:val="none" w:sz="0" w:space="0" w:color="auto"/>
                                                            <w:right w:val="none" w:sz="0" w:space="0" w:color="auto"/>
                                                          </w:divBdr>
                                                          <w:divsChild>
                                                            <w:div w:id="969827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836457906">
      <w:bodyDiv w:val="1"/>
      <w:marLeft w:val="0"/>
      <w:marRight w:val="0"/>
      <w:marTop w:val="0"/>
      <w:marBottom w:val="0"/>
      <w:divBdr>
        <w:top w:val="none" w:sz="0" w:space="0" w:color="auto"/>
        <w:left w:val="none" w:sz="0" w:space="0" w:color="auto"/>
        <w:bottom w:val="none" w:sz="0" w:space="0" w:color="auto"/>
        <w:right w:val="none" w:sz="0" w:space="0" w:color="auto"/>
      </w:divBdr>
      <w:divsChild>
        <w:div w:id="421219903">
          <w:marLeft w:val="0"/>
          <w:marRight w:val="0"/>
          <w:marTop w:val="0"/>
          <w:marBottom w:val="0"/>
          <w:divBdr>
            <w:top w:val="none" w:sz="0" w:space="0" w:color="auto"/>
            <w:left w:val="none" w:sz="0" w:space="0" w:color="auto"/>
            <w:bottom w:val="none" w:sz="0" w:space="0" w:color="auto"/>
            <w:right w:val="none" w:sz="0" w:space="0" w:color="auto"/>
          </w:divBdr>
          <w:divsChild>
            <w:div w:id="1705907148">
              <w:marLeft w:val="0"/>
              <w:marRight w:val="0"/>
              <w:marTop w:val="0"/>
              <w:marBottom w:val="0"/>
              <w:divBdr>
                <w:top w:val="none" w:sz="0" w:space="0" w:color="auto"/>
                <w:left w:val="none" w:sz="0" w:space="0" w:color="auto"/>
                <w:bottom w:val="none" w:sz="0" w:space="0" w:color="auto"/>
                <w:right w:val="none" w:sz="0" w:space="0" w:color="auto"/>
              </w:divBdr>
              <w:divsChild>
                <w:div w:id="855117971">
                  <w:marLeft w:val="0"/>
                  <w:marRight w:val="0"/>
                  <w:marTop w:val="0"/>
                  <w:marBottom w:val="0"/>
                  <w:divBdr>
                    <w:top w:val="none" w:sz="0" w:space="0" w:color="auto"/>
                    <w:left w:val="none" w:sz="0" w:space="0" w:color="auto"/>
                    <w:bottom w:val="none" w:sz="0" w:space="0" w:color="auto"/>
                    <w:right w:val="none" w:sz="0" w:space="0" w:color="auto"/>
                  </w:divBdr>
                  <w:divsChild>
                    <w:div w:id="1127971560">
                      <w:marLeft w:val="0"/>
                      <w:marRight w:val="0"/>
                      <w:marTop w:val="0"/>
                      <w:marBottom w:val="0"/>
                      <w:divBdr>
                        <w:top w:val="none" w:sz="0" w:space="0" w:color="auto"/>
                        <w:left w:val="none" w:sz="0" w:space="0" w:color="auto"/>
                        <w:bottom w:val="none" w:sz="0" w:space="0" w:color="auto"/>
                        <w:right w:val="none" w:sz="0" w:space="0" w:color="auto"/>
                      </w:divBdr>
                      <w:divsChild>
                        <w:div w:id="1331716375">
                          <w:marLeft w:val="0"/>
                          <w:marRight w:val="0"/>
                          <w:marTop w:val="0"/>
                          <w:marBottom w:val="0"/>
                          <w:divBdr>
                            <w:top w:val="none" w:sz="0" w:space="0" w:color="auto"/>
                            <w:left w:val="none" w:sz="0" w:space="0" w:color="auto"/>
                            <w:bottom w:val="none" w:sz="0" w:space="0" w:color="auto"/>
                            <w:right w:val="none" w:sz="0" w:space="0" w:color="auto"/>
                          </w:divBdr>
                          <w:divsChild>
                            <w:div w:id="1996954438">
                              <w:marLeft w:val="0"/>
                              <w:marRight w:val="0"/>
                              <w:marTop w:val="0"/>
                              <w:marBottom w:val="0"/>
                              <w:divBdr>
                                <w:top w:val="none" w:sz="0" w:space="0" w:color="auto"/>
                                <w:left w:val="none" w:sz="0" w:space="0" w:color="auto"/>
                                <w:bottom w:val="none" w:sz="0" w:space="0" w:color="auto"/>
                                <w:right w:val="none" w:sz="0" w:space="0" w:color="auto"/>
                              </w:divBdr>
                              <w:divsChild>
                                <w:div w:id="154881339">
                                  <w:marLeft w:val="0"/>
                                  <w:marRight w:val="0"/>
                                  <w:marTop w:val="0"/>
                                  <w:marBottom w:val="0"/>
                                  <w:divBdr>
                                    <w:top w:val="none" w:sz="0" w:space="0" w:color="auto"/>
                                    <w:left w:val="none" w:sz="0" w:space="0" w:color="auto"/>
                                    <w:bottom w:val="none" w:sz="0" w:space="0" w:color="auto"/>
                                    <w:right w:val="none" w:sz="0" w:space="0" w:color="auto"/>
                                  </w:divBdr>
                                  <w:divsChild>
                                    <w:div w:id="1516379689">
                                      <w:marLeft w:val="0"/>
                                      <w:marRight w:val="0"/>
                                      <w:marTop w:val="0"/>
                                      <w:marBottom w:val="0"/>
                                      <w:divBdr>
                                        <w:top w:val="none" w:sz="0" w:space="0" w:color="auto"/>
                                        <w:left w:val="none" w:sz="0" w:space="0" w:color="auto"/>
                                        <w:bottom w:val="none" w:sz="0" w:space="0" w:color="auto"/>
                                        <w:right w:val="none" w:sz="0" w:space="0" w:color="auto"/>
                                      </w:divBdr>
                                      <w:divsChild>
                                        <w:div w:id="1497844450">
                                          <w:marLeft w:val="0"/>
                                          <w:marRight w:val="0"/>
                                          <w:marTop w:val="0"/>
                                          <w:marBottom w:val="0"/>
                                          <w:divBdr>
                                            <w:top w:val="none" w:sz="0" w:space="0" w:color="auto"/>
                                            <w:left w:val="none" w:sz="0" w:space="0" w:color="auto"/>
                                            <w:bottom w:val="none" w:sz="0" w:space="0" w:color="auto"/>
                                            <w:right w:val="none" w:sz="0" w:space="0" w:color="auto"/>
                                          </w:divBdr>
                                          <w:divsChild>
                                            <w:div w:id="93132730">
                                              <w:marLeft w:val="0"/>
                                              <w:marRight w:val="0"/>
                                              <w:marTop w:val="0"/>
                                              <w:marBottom w:val="0"/>
                                              <w:divBdr>
                                                <w:top w:val="none" w:sz="0" w:space="0" w:color="auto"/>
                                                <w:left w:val="none" w:sz="0" w:space="0" w:color="auto"/>
                                                <w:bottom w:val="none" w:sz="0" w:space="0" w:color="auto"/>
                                                <w:right w:val="none" w:sz="0" w:space="0" w:color="auto"/>
                                              </w:divBdr>
                                              <w:divsChild>
                                                <w:div w:id="247465671">
                                                  <w:marLeft w:val="0"/>
                                                  <w:marRight w:val="0"/>
                                                  <w:marTop w:val="0"/>
                                                  <w:marBottom w:val="0"/>
                                                  <w:divBdr>
                                                    <w:top w:val="none" w:sz="0" w:space="0" w:color="auto"/>
                                                    <w:left w:val="none" w:sz="0" w:space="0" w:color="auto"/>
                                                    <w:bottom w:val="none" w:sz="0" w:space="0" w:color="auto"/>
                                                    <w:right w:val="none" w:sz="0" w:space="0" w:color="auto"/>
                                                  </w:divBdr>
                                                  <w:divsChild>
                                                    <w:div w:id="819231089">
                                                      <w:marLeft w:val="0"/>
                                                      <w:marRight w:val="0"/>
                                                      <w:marTop w:val="0"/>
                                                      <w:marBottom w:val="0"/>
                                                      <w:divBdr>
                                                        <w:top w:val="none" w:sz="0" w:space="0" w:color="auto"/>
                                                        <w:left w:val="none" w:sz="0" w:space="0" w:color="auto"/>
                                                        <w:bottom w:val="none" w:sz="0" w:space="0" w:color="auto"/>
                                                        <w:right w:val="none" w:sz="0" w:space="0" w:color="auto"/>
                                                      </w:divBdr>
                                                      <w:divsChild>
                                                        <w:div w:id="856623319">
                                                          <w:marLeft w:val="0"/>
                                                          <w:marRight w:val="0"/>
                                                          <w:marTop w:val="0"/>
                                                          <w:marBottom w:val="0"/>
                                                          <w:divBdr>
                                                            <w:top w:val="none" w:sz="0" w:space="0" w:color="auto"/>
                                                            <w:left w:val="none" w:sz="0" w:space="0" w:color="auto"/>
                                                            <w:bottom w:val="none" w:sz="0" w:space="0" w:color="auto"/>
                                                            <w:right w:val="none" w:sz="0" w:space="0" w:color="auto"/>
                                                          </w:divBdr>
                                                          <w:divsChild>
                                                            <w:div w:id="886645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844201719">
      <w:bodyDiv w:val="1"/>
      <w:marLeft w:val="0"/>
      <w:marRight w:val="0"/>
      <w:marTop w:val="0"/>
      <w:marBottom w:val="0"/>
      <w:divBdr>
        <w:top w:val="none" w:sz="0" w:space="0" w:color="auto"/>
        <w:left w:val="none" w:sz="0" w:space="0" w:color="auto"/>
        <w:bottom w:val="none" w:sz="0" w:space="0" w:color="auto"/>
        <w:right w:val="none" w:sz="0" w:space="0" w:color="auto"/>
      </w:divBdr>
      <w:divsChild>
        <w:div w:id="1957251016">
          <w:marLeft w:val="0"/>
          <w:marRight w:val="0"/>
          <w:marTop w:val="0"/>
          <w:marBottom w:val="0"/>
          <w:divBdr>
            <w:top w:val="none" w:sz="0" w:space="0" w:color="auto"/>
            <w:left w:val="none" w:sz="0" w:space="0" w:color="auto"/>
            <w:bottom w:val="none" w:sz="0" w:space="0" w:color="auto"/>
            <w:right w:val="none" w:sz="0" w:space="0" w:color="auto"/>
          </w:divBdr>
          <w:divsChild>
            <w:div w:id="306133643">
              <w:marLeft w:val="0"/>
              <w:marRight w:val="0"/>
              <w:marTop w:val="0"/>
              <w:marBottom w:val="0"/>
              <w:divBdr>
                <w:top w:val="none" w:sz="0" w:space="0" w:color="auto"/>
                <w:left w:val="none" w:sz="0" w:space="0" w:color="auto"/>
                <w:bottom w:val="none" w:sz="0" w:space="0" w:color="auto"/>
                <w:right w:val="none" w:sz="0" w:space="0" w:color="auto"/>
              </w:divBdr>
              <w:divsChild>
                <w:div w:id="1529642380">
                  <w:marLeft w:val="0"/>
                  <w:marRight w:val="0"/>
                  <w:marTop w:val="0"/>
                  <w:marBottom w:val="0"/>
                  <w:divBdr>
                    <w:top w:val="none" w:sz="0" w:space="0" w:color="auto"/>
                    <w:left w:val="none" w:sz="0" w:space="0" w:color="auto"/>
                    <w:bottom w:val="none" w:sz="0" w:space="0" w:color="auto"/>
                    <w:right w:val="none" w:sz="0" w:space="0" w:color="auto"/>
                  </w:divBdr>
                  <w:divsChild>
                    <w:div w:id="1508860570">
                      <w:marLeft w:val="0"/>
                      <w:marRight w:val="0"/>
                      <w:marTop w:val="0"/>
                      <w:marBottom w:val="0"/>
                      <w:divBdr>
                        <w:top w:val="none" w:sz="0" w:space="0" w:color="auto"/>
                        <w:left w:val="none" w:sz="0" w:space="0" w:color="auto"/>
                        <w:bottom w:val="none" w:sz="0" w:space="0" w:color="auto"/>
                        <w:right w:val="none" w:sz="0" w:space="0" w:color="auto"/>
                      </w:divBdr>
                      <w:divsChild>
                        <w:div w:id="1780384">
                          <w:marLeft w:val="0"/>
                          <w:marRight w:val="0"/>
                          <w:marTop w:val="0"/>
                          <w:marBottom w:val="0"/>
                          <w:divBdr>
                            <w:top w:val="none" w:sz="0" w:space="0" w:color="auto"/>
                            <w:left w:val="none" w:sz="0" w:space="0" w:color="auto"/>
                            <w:bottom w:val="none" w:sz="0" w:space="0" w:color="auto"/>
                            <w:right w:val="none" w:sz="0" w:space="0" w:color="auto"/>
                          </w:divBdr>
                          <w:divsChild>
                            <w:div w:id="536086689">
                              <w:marLeft w:val="0"/>
                              <w:marRight w:val="0"/>
                              <w:marTop w:val="0"/>
                              <w:marBottom w:val="0"/>
                              <w:divBdr>
                                <w:top w:val="none" w:sz="0" w:space="0" w:color="auto"/>
                                <w:left w:val="none" w:sz="0" w:space="0" w:color="auto"/>
                                <w:bottom w:val="none" w:sz="0" w:space="0" w:color="auto"/>
                                <w:right w:val="none" w:sz="0" w:space="0" w:color="auto"/>
                              </w:divBdr>
                              <w:divsChild>
                                <w:div w:id="1831629276">
                                  <w:marLeft w:val="0"/>
                                  <w:marRight w:val="0"/>
                                  <w:marTop w:val="0"/>
                                  <w:marBottom w:val="0"/>
                                  <w:divBdr>
                                    <w:top w:val="none" w:sz="0" w:space="0" w:color="auto"/>
                                    <w:left w:val="none" w:sz="0" w:space="0" w:color="auto"/>
                                    <w:bottom w:val="none" w:sz="0" w:space="0" w:color="auto"/>
                                    <w:right w:val="none" w:sz="0" w:space="0" w:color="auto"/>
                                  </w:divBdr>
                                  <w:divsChild>
                                    <w:div w:id="1306396732">
                                      <w:marLeft w:val="0"/>
                                      <w:marRight w:val="0"/>
                                      <w:marTop w:val="0"/>
                                      <w:marBottom w:val="0"/>
                                      <w:divBdr>
                                        <w:top w:val="none" w:sz="0" w:space="0" w:color="auto"/>
                                        <w:left w:val="none" w:sz="0" w:space="0" w:color="auto"/>
                                        <w:bottom w:val="none" w:sz="0" w:space="0" w:color="auto"/>
                                        <w:right w:val="none" w:sz="0" w:space="0" w:color="auto"/>
                                      </w:divBdr>
                                      <w:divsChild>
                                        <w:div w:id="8992654">
                                          <w:marLeft w:val="0"/>
                                          <w:marRight w:val="0"/>
                                          <w:marTop w:val="0"/>
                                          <w:marBottom w:val="0"/>
                                          <w:divBdr>
                                            <w:top w:val="none" w:sz="0" w:space="0" w:color="auto"/>
                                            <w:left w:val="none" w:sz="0" w:space="0" w:color="auto"/>
                                            <w:bottom w:val="none" w:sz="0" w:space="0" w:color="auto"/>
                                            <w:right w:val="none" w:sz="0" w:space="0" w:color="auto"/>
                                          </w:divBdr>
                                          <w:divsChild>
                                            <w:div w:id="1593661413">
                                              <w:marLeft w:val="0"/>
                                              <w:marRight w:val="0"/>
                                              <w:marTop w:val="0"/>
                                              <w:marBottom w:val="0"/>
                                              <w:divBdr>
                                                <w:top w:val="none" w:sz="0" w:space="0" w:color="auto"/>
                                                <w:left w:val="none" w:sz="0" w:space="0" w:color="auto"/>
                                                <w:bottom w:val="none" w:sz="0" w:space="0" w:color="auto"/>
                                                <w:right w:val="none" w:sz="0" w:space="0" w:color="auto"/>
                                              </w:divBdr>
                                              <w:divsChild>
                                                <w:div w:id="1068453282">
                                                  <w:marLeft w:val="0"/>
                                                  <w:marRight w:val="0"/>
                                                  <w:marTop w:val="0"/>
                                                  <w:marBottom w:val="0"/>
                                                  <w:divBdr>
                                                    <w:top w:val="none" w:sz="0" w:space="0" w:color="auto"/>
                                                    <w:left w:val="none" w:sz="0" w:space="0" w:color="auto"/>
                                                    <w:bottom w:val="none" w:sz="0" w:space="0" w:color="auto"/>
                                                    <w:right w:val="none" w:sz="0" w:space="0" w:color="auto"/>
                                                  </w:divBdr>
                                                  <w:divsChild>
                                                    <w:div w:id="1323660111">
                                                      <w:marLeft w:val="0"/>
                                                      <w:marRight w:val="0"/>
                                                      <w:marTop w:val="0"/>
                                                      <w:marBottom w:val="0"/>
                                                      <w:divBdr>
                                                        <w:top w:val="none" w:sz="0" w:space="0" w:color="auto"/>
                                                        <w:left w:val="none" w:sz="0" w:space="0" w:color="auto"/>
                                                        <w:bottom w:val="none" w:sz="0" w:space="0" w:color="auto"/>
                                                        <w:right w:val="none" w:sz="0" w:space="0" w:color="auto"/>
                                                      </w:divBdr>
                                                      <w:divsChild>
                                                        <w:div w:id="1343048641">
                                                          <w:marLeft w:val="0"/>
                                                          <w:marRight w:val="0"/>
                                                          <w:marTop w:val="0"/>
                                                          <w:marBottom w:val="0"/>
                                                          <w:divBdr>
                                                            <w:top w:val="none" w:sz="0" w:space="0" w:color="auto"/>
                                                            <w:left w:val="none" w:sz="0" w:space="0" w:color="auto"/>
                                                            <w:bottom w:val="none" w:sz="0" w:space="0" w:color="auto"/>
                                                            <w:right w:val="none" w:sz="0" w:space="0" w:color="auto"/>
                                                          </w:divBdr>
                                                          <w:divsChild>
                                                            <w:div w:id="1504275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885747764">
      <w:bodyDiv w:val="1"/>
      <w:marLeft w:val="0"/>
      <w:marRight w:val="0"/>
      <w:marTop w:val="0"/>
      <w:marBottom w:val="0"/>
      <w:divBdr>
        <w:top w:val="none" w:sz="0" w:space="0" w:color="auto"/>
        <w:left w:val="none" w:sz="0" w:space="0" w:color="auto"/>
        <w:bottom w:val="none" w:sz="0" w:space="0" w:color="auto"/>
        <w:right w:val="none" w:sz="0" w:space="0" w:color="auto"/>
      </w:divBdr>
      <w:divsChild>
        <w:div w:id="226690942">
          <w:marLeft w:val="0"/>
          <w:marRight w:val="0"/>
          <w:marTop w:val="0"/>
          <w:marBottom w:val="0"/>
          <w:divBdr>
            <w:top w:val="none" w:sz="0" w:space="0" w:color="auto"/>
            <w:left w:val="none" w:sz="0" w:space="0" w:color="auto"/>
            <w:bottom w:val="none" w:sz="0" w:space="0" w:color="auto"/>
            <w:right w:val="none" w:sz="0" w:space="0" w:color="auto"/>
          </w:divBdr>
          <w:divsChild>
            <w:div w:id="2056658569">
              <w:marLeft w:val="0"/>
              <w:marRight w:val="0"/>
              <w:marTop w:val="0"/>
              <w:marBottom w:val="0"/>
              <w:divBdr>
                <w:top w:val="none" w:sz="0" w:space="0" w:color="auto"/>
                <w:left w:val="none" w:sz="0" w:space="0" w:color="auto"/>
                <w:bottom w:val="none" w:sz="0" w:space="0" w:color="auto"/>
                <w:right w:val="none" w:sz="0" w:space="0" w:color="auto"/>
              </w:divBdr>
              <w:divsChild>
                <w:div w:id="1968003835">
                  <w:marLeft w:val="0"/>
                  <w:marRight w:val="0"/>
                  <w:marTop w:val="0"/>
                  <w:marBottom w:val="0"/>
                  <w:divBdr>
                    <w:top w:val="none" w:sz="0" w:space="0" w:color="auto"/>
                    <w:left w:val="none" w:sz="0" w:space="0" w:color="auto"/>
                    <w:bottom w:val="none" w:sz="0" w:space="0" w:color="auto"/>
                    <w:right w:val="none" w:sz="0" w:space="0" w:color="auto"/>
                  </w:divBdr>
                  <w:divsChild>
                    <w:div w:id="288898375">
                      <w:marLeft w:val="0"/>
                      <w:marRight w:val="0"/>
                      <w:marTop w:val="0"/>
                      <w:marBottom w:val="0"/>
                      <w:divBdr>
                        <w:top w:val="none" w:sz="0" w:space="0" w:color="auto"/>
                        <w:left w:val="none" w:sz="0" w:space="0" w:color="auto"/>
                        <w:bottom w:val="none" w:sz="0" w:space="0" w:color="auto"/>
                        <w:right w:val="none" w:sz="0" w:space="0" w:color="auto"/>
                      </w:divBdr>
                      <w:divsChild>
                        <w:div w:id="1984119756">
                          <w:marLeft w:val="0"/>
                          <w:marRight w:val="0"/>
                          <w:marTop w:val="0"/>
                          <w:marBottom w:val="0"/>
                          <w:divBdr>
                            <w:top w:val="none" w:sz="0" w:space="0" w:color="auto"/>
                            <w:left w:val="none" w:sz="0" w:space="0" w:color="auto"/>
                            <w:bottom w:val="none" w:sz="0" w:space="0" w:color="auto"/>
                            <w:right w:val="none" w:sz="0" w:space="0" w:color="auto"/>
                          </w:divBdr>
                          <w:divsChild>
                            <w:div w:id="1779831145">
                              <w:marLeft w:val="0"/>
                              <w:marRight w:val="0"/>
                              <w:marTop w:val="0"/>
                              <w:marBottom w:val="0"/>
                              <w:divBdr>
                                <w:top w:val="none" w:sz="0" w:space="0" w:color="auto"/>
                                <w:left w:val="none" w:sz="0" w:space="0" w:color="auto"/>
                                <w:bottom w:val="none" w:sz="0" w:space="0" w:color="auto"/>
                                <w:right w:val="none" w:sz="0" w:space="0" w:color="auto"/>
                              </w:divBdr>
                              <w:divsChild>
                                <w:div w:id="2064720080">
                                  <w:marLeft w:val="0"/>
                                  <w:marRight w:val="0"/>
                                  <w:marTop w:val="0"/>
                                  <w:marBottom w:val="0"/>
                                  <w:divBdr>
                                    <w:top w:val="none" w:sz="0" w:space="0" w:color="auto"/>
                                    <w:left w:val="none" w:sz="0" w:space="0" w:color="auto"/>
                                    <w:bottom w:val="none" w:sz="0" w:space="0" w:color="auto"/>
                                    <w:right w:val="none" w:sz="0" w:space="0" w:color="auto"/>
                                  </w:divBdr>
                                  <w:divsChild>
                                    <w:div w:id="316878748">
                                      <w:marLeft w:val="0"/>
                                      <w:marRight w:val="0"/>
                                      <w:marTop w:val="0"/>
                                      <w:marBottom w:val="0"/>
                                      <w:divBdr>
                                        <w:top w:val="none" w:sz="0" w:space="0" w:color="auto"/>
                                        <w:left w:val="none" w:sz="0" w:space="0" w:color="auto"/>
                                        <w:bottom w:val="none" w:sz="0" w:space="0" w:color="auto"/>
                                        <w:right w:val="none" w:sz="0" w:space="0" w:color="auto"/>
                                      </w:divBdr>
                                      <w:divsChild>
                                        <w:div w:id="80034911">
                                          <w:marLeft w:val="0"/>
                                          <w:marRight w:val="0"/>
                                          <w:marTop w:val="0"/>
                                          <w:marBottom w:val="0"/>
                                          <w:divBdr>
                                            <w:top w:val="none" w:sz="0" w:space="0" w:color="auto"/>
                                            <w:left w:val="none" w:sz="0" w:space="0" w:color="auto"/>
                                            <w:bottom w:val="none" w:sz="0" w:space="0" w:color="auto"/>
                                            <w:right w:val="none" w:sz="0" w:space="0" w:color="auto"/>
                                          </w:divBdr>
                                          <w:divsChild>
                                            <w:div w:id="1401949021">
                                              <w:marLeft w:val="0"/>
                                              <w:marRight w:val="0"/>
                                              <w:marTop w:val="0"/>
                                              <w:marBottom w:val="0"/>
                                              <w:divBdr>
                                                <w:top w:val="none" w:sz="0" w:space="0" w:color="auto"/>
                                                <w:left w:val="none" w:sz="0" w:space="0" w:color="auto"/>
                                                <w:bottom w:val="none" w:sz="0" w:space="0" w:color="auto"/>
                                                <w:right w:val="none" w:sz="0" w:space="0" w:color="auto"/>
                                              </w:divBdr>
                                              <w:divsChild>
                                                <w:div w:id="471142433">
                                                  <w:marLeft w:val="0"/>
                                                  <w:marRight w:val="0"/>
                                                  <w:marTop w:val="0"/>
                                                  <w:marBottom w:val="0"/>
                                                  <w:divBdr>
                                                    <w:top w:val="none" w:sz="0" w:space="0" w:color="auto"/>
                                                    <w:left w:val="none" w:sz="0" w:space="0" w:color="auto"/>
                                                    <w:bottom w:val="none" w:sz="0" w:space="0" w:color="auto"/>
                                                    <w:right w:val="none" w:sz="0" w:space="0" w:color="auto"/>
                                                  </w:divBdr>
                                                  <w:divsChild>
                                                    <w:div w:id="974944202">
                                                      <w:marLeft w:val="0"/>
                                                      <w:marRight w:val="0"/>
                                                      <w:marTop w:val="0"/>
                                                      <w:marBottom w:val="0"/>
                                                      <w:divBdr>
                                                        <w:top w:val="none" w:sz="0" w:space="0" w:color="auto"/>
                                                        <w:left w:val="none" w:sz="0" w:space="0" w:color="auto"/>
                                                        <w:bottom w:val="none" w:sz="0" w:space="0" w:color="auto"/>
                                                        <w:right w:val="none" w:sz="0" w:space="0" w:color="auto"/>
                                                      </w:divBdr>
                                                      <w:divsChild>
                                                        <w:div w:id="1009603681">
                                                          <w:marLeft w:val="0"/>
                                                          <w:marRight w:val="0"/>
                                                          <w:marTop w:val="0"/>
                                                          <w:marBottom w:val="0"/>
                                                          <w:divBdr>
                                                            <w:top w:val="none" w:sz="0" w:space="0" w:color="auto"/>
                                                            <w:left w:val="none" w:sz="0" w:space="0" w:color="auto"/>
                                                            <w:bottom w:val="none" w:sz="0" w:space="0" w:color="auto"/>
                                                            <w:right w:val="none" w:sz="0" w:space="0" w:color="auto"/>
                                                          </w:divBdr>
                                                          <w:divsChild>
                                                            <w:div w:id="860625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921475851">
      <w:bodyDiv w:val="1"/>
      <w:marLeft w:val="0"/>
      <w:marRight w:val="0"/>
      <w:marTop w:val="0"/>
      <w:marBottom w:val="0"/>
      <w:divBdr>
        <w:top w:val="none" w:sz="0" w:space="0" w:color="auto"/>
        <w:left w:val="none" w:sz="0" w:space="0" w:color="auto"/>
        <w:bottom w:val="none" w:sz="0" w:space="0" w:color="auto"/>
        <w:right w:val="none" w:sz="0" w:space="0" w:color="auto"/>
      </w:divBdr>
      <w:divsChild>
        <w:div w:id="231425359">
          <w:marLeft w:val="0"/>
          <w:marRight w:val="0"/>
          <w:marTop w:val="0"/>
          <w:marBottom w:val="0"/>
          <w:divBdr>
            <w:top w:val="none" w:sz="0" w:space="0" w:color="auto"/>
            <w:left w:val="none" w:sz="0" w:space="0" w:color="auto"/>
            <w:bottom w:val="none" w:sz="0" w:space="0" w:color="auto"/>
            <w:right w:val="none" w:sz="0" w:space="0" w:color="auto"/>
          </w:divBdr>
          <w:divsChild>
            <w:div w:id="605776797">
              <w:marLeft w:val="0"/>
              <w:marRight w:val="0"/>
              <w:marTop w:val="0"/>
              <w:marBottom w:val="0"/>
              <w:divBdr>
                <w:top w:val="none" w:sz="0" w:space="0" w:color="auto"/>
                <w:left w:val="none" w:sz="0" w:space="0" w:color="auto"/>
                <w:bottom w:val="none" w:sz="0" w:space="0" w:color="auto"/>
                <w:right w:val="none" w:sz="0" w:space="0" w:color="auto"/>
              </w:divBdr>
              <w:divsChild>
                <w:div w:id="184906097">
                  <w:marLeft w:val="0"/>
                  <w:marRight w:val="0"/>
                  <w:marTop w:val="0"/>
                  <w:marBottom w:val="0"/>
                  <w:divBdr>
                    <w:top w:val="none" w:sz="0" w:space="0" w:color="auto"/>
                    <w:left w:val="none" w:sz="0" w:space="0" w:color="auto"/>
                    <w:bottom w:val="none" w:sz="0" w:space="0" w:color="auto"/>
                    <w:right w:val="none" w:sz="0" w:space="0" w:color="auto"/>
                  </w:divBdr>
                  <w:divsChild>
                    <w:div w:id="1828284423">
                      <w:marLeft w:val="0"/>
                      <w:marRight w:val="0"/>
                      <w:marTop w:val="0"/>
                      <w:marBottom w:val="0"/>
                      <w:divBdr>
                        <w:top w:val="none" w:sz="0" w:space="0" w:color="auto"/>
                        <w:left w:val="none" w:sz="0" w:space="0" w:color="auto"/>
                        <w:bottom w:val="none" w:sz="0" w:space="0" w:color="auto"/>
                        <w:right w:val="none" w:sz="0" w:space="0" w:color="auto"/>
                      </w:divBdr>
                      <w:divsChild>
                        <w:div w:id="1769110186">
                          <w:marLeft w:val="0"/>
                          <w:marRight w:val="0"/>
                          <w:marTop w:val="0"/>
                          <w:marBottom w:val="0"/>
                          <w:divBdr>
                            <w:top w:val="none" w:sz="0" w:space="0" w:color="auto"/>
                            <w:left w:val="none" w:sz="0" w:space="0" w:color="auto"/>
                            <w:bottom w:val="none" w:sz="0" w:space="0" w:color="auto"/>
                            <w:right w:val="none" w:sz="0" w:space="0" w:color="auto"/>
                          </w:divBdr>
                          <w:divsChild>
                            <w:div w:id="723524716">
                              <w:marLeft w:val="0"/>
                              <w:marRight w:val="0"/>
                              <w:marTop w:val="0"/>
                              <w:marBottom w:val="0"/>
                              <w:divBdr>
                                <w:top w:val="none" w:sz="0" w:space="0" w:color="auto"/>
                                <w:left w:val="none" w:sz="0" w:space="0" w:color="auto"/>
                                <w:bottom w:val="none" w:sz="0" w:space="0" w:color="auto"/>
                                <w:right w:val="none" w:sz="0" w:space="0" w:color="auto"/>
                              </w:divBdr>
                              <w:divsChild>
                                <w:div w:id="578827689">
                                  <w:marLeft w:val="0"/>
                                  <w:marRight w:val="0"/>
                                  <w:marTop w:val="0"/>
                                  <w:marBottom w:val="0"/>
                                  <w:divBdr>
                                    <w:top w:val="none" w:sz="0" w:space="0" w:color="auto"/>
                                    <w:left w:val="none" w:sz="0" w:space="0" w:color="auto"/>
                                    <w:bottom w:val="none" w:sz="0" w:space="0" w:color="auto"/>
                                    <w:right w:val="none" w:sz="0" w:space="0" w:color="auto"/>
                                  </w:divBdr>
                                  <w:divsChild>
                                    <w:div w:id="1077943025">
                                      <w:marLeft w:val="0"/>
                                      <w:marRight w:val="0"/>
                                      <w:marTop w:val="0"/>
                                      <w:marBottom w:val="0"/>
                                      <w:divBdr>
                                        <w:top w:val="none" w:sz="0" w:space="0" w:color="auto"/>
                                        <w:left w:val="none" w:sz="0" w:space="0" w:color="auto"/>
                                        <w:bottom w:val="none" w:sz="0" w:space="0" w:color="auto"/>
                                        <w:right w:val="none" w:sz="0" w:space="0" w:color="auto"/>
                                      </w:divBdr>
                                      <w:divsChild>
                                        <w:div w:id="1049960338">
                                          <w:marLeft w:val="0"/>
                                          <w:marRight w:val="0"/>
                                          <w:marTop w:val="0"/>
                                          <w:marBottom w:val="0"/>
                                          <w:divBdr>
                                            <w:top w:val="none" w:sz="0" w:space="0" w:color="auto"/>
                                            <w:left w:val="none" w:sz="0" w:space="0" w:color="auto"/>
                                            <w:bottom w:val="none" w:sz="0" w:space="0" w:color="auto"/>
                                            <w:right w:val="none" w:sz="0" w:space="0" w:color="auto"/>
                                          </w:divBdr>
                                          <w:divsChild>
                                            <w:div w:id="1066144084">
                                              <w:marLeft w:val="0"/>
                                              <w:marRight w:val="0"/>
                                              <w:marTop w:val="0"/>
                                              <w:marBottom w:val="0"/>
                                              <w:divBdr>
                                                <w:top w:val="none" w:sz="0" w:space="0" w:color="auto"/>
                                                <w:left w:val="none" w:sz="0" w:space="0" w:color="auto"/>
                                                <w:bottom w:val="none" w:sz="0" w:space="0" w:color="auto"/>
                                                <w:right w:val="none" w:sz="0" w:space="0" w:color="auto"/>
                                              </w:divBdr>
                                              <w:divsChild>
                                                <w:div w:id="995262401">
                                                  <w:marLeft w:val="0"/>
                                                  <w:marRight w:val="0"/>
                                                  <w:marTop w:val="0"/>
                                                  <w:marBottom w:val="0"/>
                                                  <w:divBdr>
                                                    <w:top w:val="none" w:sz="0" w:space="0" w:color="auto"/>
                                                    <w:left w:val="none" w:sz="0" w:space="0" w:color="auto"/>
                                                    <w:bottom w:val="none" w:sz="0" w:space="0" w:color="auto"/>
                                                    <w:right w:val="none" w:sz="0" w:space="0" w:color="auto"/>
                                                  </w:divBdr>
                                                  <w:divsChild>
                                                    <w:div w:id="1794402803">
                                                      <w:marLeft w:val="0"/>
                                                      <w:marRight w:val="0"/>
                                                      <w:marTop w:val="0"/>
                                                      <w:marBottom w:val="0"/>
                                                      <w:divBdr>
                                                        <w:top w:val="none" w:sz="0" w:space="0" w:color="auto"/>
                                                        <w:left w:val="none" w:sz="0" w:space="0" w:color="auto"/>
                                                        <w:bottom w:val="none" w:sz="0" w:space="0" w:color="auto"/>
                                                        <w:right w:val="none" w:sz="0" w:space="0" w:color="auto"/>
                                                      </w:divBdr>
                                                      <w:divsChild>
                                                        <w:div w:id="1440643800">
                                                          <w:marLeft w:val="0"/>
                                                          <w:marRight w:val="0"/>
                                                          <w:marTop w:val="0"/>
                                                          <w:marBottom w:val="0"/>
                                                          <w:divBdr>
                                                            <w:top w:val="none" w:sz="0" w:space="0" w:color="auto"/>
                                                            <w:left w:val="none" w:sz="0" w:space="0" w:color="auto"/>
                                                            <w:bottom w:val="none" w:sz="0" w:space="0" w:color="auto"/>
                                                            <w:right w:val="none" w:sz="0" w:space="0" w:color="auto"/>
                                                          </w:divBdr>
                                                          <w:divsChild>
                                                            <w:div w:id="666635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039889374">
      <w:bodyDiv w:val="1"/>
      <w:marLeft w:val="0"/>
      <w:marRight w:val="0"/>
      <w:marTop w:val="0"/>
      <w:marBottom w:val="0"/>
      <w:divBdr>
        <w:top w:val="none" w:sz="0" w:space="0" w:color="auto"/>
        <w:left w:val="none" w:sz="0" w:space="0" w:color="auto"/>
        <w:bottom w:val="none" w:sz="0" w:space="0" w:color="auto"/>
        <w:right w:val="none" w:sz="0" w:space="0" w:color="auto"/>
      </w:divBdr>
      <w:divsChild>
        <w:div w:id="1168405542">
          <w:marLeft w:val="0"/>
          <w:marRight w:val="0"/>
          <w:marTop w:val="0"/>
          <w:marBottom w:val="0"/>
          <w:divBdr>
            <w:top w:val="none" w:sz="0" w:space="0" w:color="auto"/>
            <w:left w:val="none" w:sz="0" w:space="0" w:color="auto"/>
            <w:bottom w:val="none" w:sz="0" w:space="0" w:color="auto"/>
            <w:right w:val="none" w:sz="0" w:space="0" w:color="auto"/>
          </w:divBdr>
          <w:divsChild>
            <w:div w:id="2128964167">
              <w:marLeft w:val="0"/>
              <w:marRight w:val="0"/>
              <w:marTop w:val="0"/>
              <w:marBottom w:val="0"/>
              <w:divBdr>
                <w:top w:val="none" w:sz="0" w:space="0" w:color="auto"/>
                <w:left w:val="none" w:sz="0" w:space="0" w:color="auto"/>
                <w:bottom w:val="none" w:sz="0" w:space="0" w:color="auto"/>
                <w:right w:val="none" w:sz="0" w:space="0" w:color="auto"/>
              </w:divBdr>
              <w:divsChild>
                <w:div w:id="1087771282">
                  <w:marLeft w:val="0"/>
                  <w:marRight w:val="0"/>
                  <w:marTop w:val="0"/>
                  <w:marBottom w:val="0"/>
                  <w:divBdr>
                    <w:top w:val="none" w:sz="0" w:space="0" w:color="auto"/>
                    <w:left w:val="none" w:sz="0" w:space="0" w:color="auto"/>
                    <w:bottom w:val="none" w:sz="0" w:space="0" w:color="auto"/>
                    <w:right w:val="none" w:sz="0" w:space="0" w:color="auto"/>
                  </w:divBdr>
                  <w:divsChild>
                    <w:div w:id="29645048">
                      <w:marLeft w:val="0"/>
                      <w:marRight w:val="0"/>
                      <w:marTop w:val="0"/>
                      <w:marBottom w:val="0"/>
                      <w:divBdr>
                        <w:top w:val="none" w:sz="0" w:space="0" w:color="auto"/>
                        <w:left w:val="none" w:sz="0" w:space="0" w:color="auto"/>
                        <w:bottom w:val="none" w:sz="0" w:space="0" w:color="auto"/>
                        <w:right w:val="none" w:sz="0" w:space="0" w:color="auto"/>
                      </w:divBdr>
                      <w:divsChild>
                        <w:div w:id="370541815">
                          <w:marLeft w:val="0"/>
                          <w:marRight w:val="0"/>
                          <w:marTop w:val="0"/>
                          <w:marBottom w:val="0"/>
                          <w:divBdr>
                            <w:top w:val="none" w:sz="0" w:space="0" w:color="auto"/>
                            <w:left w:val="none" w:sz="0" w:space="0" w:color="auto"/>
                            <w:bottom w:val="none" w:sz="0" w:space="0" w:color="auto"/>
                            <w:right w:val="none" w:sz="0" w:space="0" w:color="auto"/>
                          </w:divBdr>
                          <w:divsChild>
                            <w:div w:id="1129589787">
                              <w:marLeft w:val="0"/>
                              <w:marRight w:val="0"/>
                              <w:marTop w:val="0"/>
                              <w:marBottom w:val="0"/>
                              <w:divBdr>
                                <w:top w:val="none" w:sz="0" w:space="0" w:color="auto"/>
                                <w:left w:val="none" w:sz="0" w:space="0" w:color="auto"/>
                                <w:bottom w:val="none" w:sz="0" w:space="0" w:color="auto"/>
                                <w:right w:val="none" w:sz="0" w:space="0" w:color="auto"/>
                              </w:divBdr>
                              <w:divsChild>
                                <w:div w:id="1196389429">
                                  <w:marLeft w:val="0"/>
                                  <w:marRight w:val="0"/>
                                  <w:marTop w:val="0"/>
                                  <w:marBottom w:val="0"/>
                                  <w:divBdr>
                                    <w:top w:val="none" w:sz="0" w:space="0" w:color="auto"/>
                                    <w:left w:val="none" w:sz="0" w:space="0" w:color="auto"/>
                                    <w:bottom w:val="none" w:sz="0" w:space="0" w:color="auto"/>
                                    <w:right w:val="none" w:sz="0" w:space="0" w:color="auto"/>
                                  </w:divBdr>
                                  <w:divsChild>
                                    <w:div w:id="1897858173">
                                      <w:marLeft w:val="0"/>
                                      <w:marRight w:val="0"/>
                                      <w:marTop w:val="0"/>
                                      <w:marBottom w:val="0"/>
                                      <w:divBdr>
                                        <w:top w:val="none" w:sz="0" w:space="0" w:color="auto"/>
                                        <w:left w:val="none" w:sz="0" w:space="0" w:color="auto"/>
                                        <w:bottom w:val="none" w:sz="0" w:space="0" w:color="auto"/>
                                        <w:right w:val="none" w:sz="0" w:space="0" w:color="auto"/>
                                      </w:divBdr>
                                      <w:divsChild>
                                        <w:div w:id="378093819">
                                          <w:marLeft w:val="0"/>
                                          <w:marRight w:val="0"/>
                                          <w:marTop w:val="0"/>
                                          <w:marBottom w:val="0"/>
                                          <w:divBdr>
                                            <w:top w:val="none" w:sz="0" w:space="0" w:color="auto"/>
                                            <w:left w:val="none" w:sz="0" w:space="0" w:color="auto"/>
                                            <w:bottom w:val="none" w:sz="0" w:space="0" w:color="auto"/>
                                            <w:right w:val="none" w:sz="0" w:space="0" w:color="auto"/>
                                          </w:divBdr>
                                          <w:divsChild>
                                            <w:div w:id="1405181826">
                                              <w:marLeft w:val="0"/>
                                              <w:marRight w:val="0"/>
                                              <w:marTop w:val="0"/>
                                              <w:marBottom w:val="0"/>
                                              <w:divBdr>
                                                <w:top w:val="none" w:sz="0" w:space="0" w:color="auto"/>
                                                <w:left w:val="none" w:sz="0" w:space="0" w:color="auto"/>
                                                <w:bottom w:val="none" w:sz="0" w:space="0" w:color="auto"/>
                                                <w:right w:val="none" w:sz="0" w:space="0" w:color="auto"/>
                                              </w:divBdr>
                                              <w:divsChild>
                                                <w:div w:id="306859629">
                                                  <w:marLeft w:val="0"/>
                                                  <w:marRight w:val="0"/>
                                                  <w:marTop w:val="0"/>
                                                  <w:marBottom w:val="0"/>
                                                  <w:divBdr>
                                                    <w:top w:val="none" w:sz="0" w:space="0" w:color="auto"/>
                                                    <w:left w:val="none" w:sz="0" w:space="0" w:color="auto"/>
                                                    <w:bottom w:val="none" w:sz="0" w:space="0" w:color="auto"/>
                                                    <w:right w:val="none" w:sz="0" w:space="0" w:color="auto"/>
                                                  </w:divBdr>
                                                  <w:divsChild>
                                                    <w:div w:id="1356927004">
                                                      <w:marLeft w:val="0"/>
                                                      <w:marRight w:val="0"/>
                                                      <w:marTop w:val="0"/>
                                                      <w:marBottom w:val="0"/>
                                                      <w:divBdr>
                                                        <w:top w:val="none" w:sz="0" w:space="0" w:color="auto"/>
                                                        <w:left w:val="none" w:sz="0" w:space="0" w:color="auto"/>
                                                        <w:bottom w:val="none" w:sz="0" w:space="0" w:color="auto"/>
                                                        <w:right w:val="none" w:sz="0" w:space="0" w:color="auto"/>
                                                      </w:divBdr>
                                                      <w:divsChild>
                                                        <w:div w:id="155196280">
                                                          <w:marLeft w:val="0"/>
                                                          <w:marRight w:val="0"/>
                                                          <w:marTop w:val="0"/>
                                                          <w:marBottom w:val="0"/>
                                                          <w:divBdr>
                                                            <w:top w:val="none" w:sz="0" w:space="0" w:color="auto"/>
                                                            <w:left w:val="none" w:sz="0" w:space="0" w:color="auto"/>
                                                            <w:bottom w:val="none" w:sz="0" w:space="0" w:color="auto"/>
                                                            <w:right w:val="none" w:sz="0" w:space="0" w:color="auto"/>
                                                          </w:divBdr>
                                                          <w:divsChild>
                                                            <w:div w:id="1931035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091467903">
      <w:bodyDiv w:val="1"/>
      <w:marLeft w:val="0"/>
      <w:marRight w:val="0"/>
      <w:marTop w:val="0"/>
      <w:marBottom w:val="0"/>
      <w:divBdr>
        <w:top w:val="none" w:sz="0" w:space="0" w:color="auto"/>
        <w:left w:val="none" w:sz="0" w:space="0" w:color="auto"/>
        <w:bottom w:val="none" w:sz="0" w:space="0" w:color="auto"/>
        <w:right w:val="none" w:sz="0" w:space="0" w:color="auto"/>
      </w:divBdr>
      <w:divsChild>
        <w:div w:id="913977674">
          <w:marLeft w:val="0"/>
          <w:marRight w:val="0"/>
          <w:marTop w:val="0"/>
          <w:marBottom w:val="0"/>
          <w:divBdr>
            <w:top w:val="none" w:sz="0" w:space="0" w:color="auto"/>
            <w:left w:val="none" w:sz="0" w:space="0" w:color="auto"/>
            <w:bottom w:val="none" w:sz="0" w:space="0" w:color="auto"/>
            <w:right w:val="none" w:sz="0" w:space="0" w:color="auto"/>
          </w:divBdr>
          <w:divsChild>
            <w:div w:id="656692591">
              <w:marLeft w:val="0"/>
              <w:marRight w:val="0"/>
              <w:marTop w:val="0"/>
              <w:marBottom w:val="0"/>
              <w:divBdr>
                <w:top w:val="none" w:sz="0" w:space="0" w:color="auto"/>
                <w:left w:val="none" w:sz="0" w:space="0" w:color="auto"/>
                <w:bottom w:val="none" w:sz="0" w:space="0" w:color="auto"/>
                <w:right w:val="none" w:sz="0" w:space="0" w:color="auto"/>
              </w:divBdr>
              <w:divsChild>
                <w:div w:id="1000809322">
                  <w:marLeft w:val="0"/>
                  <w:marRight w:val="0"/>
                  <w:marTop w:val="0"/>
                  <w:marBottom w:val="0"/>
                  <w:divBdr>
                    <w:top w:val="none" w:sz="0" w:space="0" w:color="auto"/>
                    <w:left w:val="none" w:sz="0" w:space="0" w:color="auto"/>
                    <w:bottom w:val="none" w:sz="0" w:space="0" w:color="auto"/>
                    <w:right w:val="none" w:sz="0" w:space="0" w:color="auto"/>
                  </w:divBdr>
                  <w:divsChild>
                    <w:div w:id="1141271287">
                      <w:marLeft w:val="0"/>
                      <w:marRight w:val="0"/>
                      <w:marTop w:val="0"/>
                      <w:marBottom w:val="0"/>
                      <w:divBdr>
                        <w:top w:val="none" w:sz="0" w:space="0" w:color="auto"/>
                        <w:left w:val="none" w:sz="0" w:space="0" w:color="auto"/>
                        <w:bottom w:val="none" w:sz="0" w:space="0" w:color="auto"/>
                        <w:right w:val="none" w:sz="0" w:space="0" w:color="auto"/>
                      </w:divBdr>
                      <w:divsChild>
                        <w:div w:id="1306466591">
                          <w:marLeft w:val="0"/>
                          <w:marRight w:val="0"/>
                          <w:marTop w:val="0"/>
                          <w:marBottom w:val="0"/>
                          <w:divBdr>
                            <w:top w:val="none" w:sz="0" w:space="0" w:color="auto"/>
                            <w:left w:val="none" w:sz="0" w:space="0" w:color="auto"/>
                            <w:bottom w:val="none" w:sz="0" w:space="0" w:color="auto"/>
                            <w:right w:val="none" w:sz="0" w:space="0" w:color="auto"/>
                          </w:divBdr>
                          <w:divsChild>
                            <w:div w:id="2007709698">
                              <w:marLeft w:val="0"/>
                              <w:marRight w:val="0"/>
                              <w:marTop w:val="0"/>
                              <w:marBottom w:val="0"/>
                              <w:divBdr>
                                <w:top w:val="none" w:sz="0" w:space="0" w:color="auto"/>
                                <w:left w:val="none" w:sz="0" w:space="0" w:color="auto"/>
                                <w:bottom w:val="none" w:sz="0" w:space="0" w:color="auto"/>
                                <w:right w:val="none" w:sz="0" w:space="0" w:color="auto"/>
                              </w:divBdr>
                              <w:divsChild>
                                <w:div w:id="1639652801">
                                  <w:marLeft w:val="0"/>
                                  <w:marRight w:val="0"/>
                                  <w:marTop w:val="0"/>
                                  <w:marBottom w:val="0"/>
                                  <w:divBdr>
                                    <w:top w:val="none" w:sz="0" w:space="0" w:color="auto"/>
                                    <w:left w:val="none" w:sz="0" w:space="0" w:color="auto"/>
                                    <w:bottom w:val="none" w:sz="0" w:space="0" w:color="auto"/>
                                    <w:right w:val="none" w:sz="0" w:space="0" w:color="auto"/>
                                  </w:divBdr>
                                  <w:divsChild>
                                    <w:div w:id="1498302985">
                                      <w:marLeft w:val="0"/>
                                      <w:marRight w:val="0"/>
                                      <w:marTop w:val="0"/>
                                      <w:marBottom w:val="0"/>
                                      <w:divBdr>
                                        <w:top w:val="none" w:sz="0" w:space="0" w:color="auto"/>
                                        <w:left w:val="none" w:sz="0" w:space="0" w:color="auto"/>
                                        <w:bottom w:val="none" w:sz="0" w:space="0" w:color="auto"/>
                                        <w:right w:val="none" w:sz="0" w:space="0" w:color="auto"/>
                                      </w:divBdr>
                                      <w:divsChild>
                                        <w:div w:id="516508509">
                                          <w:marLeft w:val="0"/>
                                          <w:marRight w:val="0"/>
                                          <w:marTop w:val="0"/>
                                          <w:marBottom w:val="0"/>
                                          <w:divBdr>
                                            <w:top w:val="none" w:sz="0" w:space="0" w:color="auto"/>
                                            <w:left w:val="none" w:sz="0" w:space="0" w:color="auto"/>
                                            <w:bottom w:val="none" w:sz="0" w:space="0" w:color="auto"/>
                                            <w:right w:val="none" w:sz="0" w:space="0" w:color="auto"/>
                                          </w:divBdr>
                                          <w:divsChild>
                                            <w:div w:id="857625917">
                                              <w:marLeft w:val="0"/>
                                              <w:marRight w:val="0"/>
                                              <w:marTop w:val="0"/>
                                              <w:marBottom w:val="0"/>
                                              <w:divBdr>
                                                <w:top w:val="none" w:sz="0" w:space="0" w:color="auto"/>
                                                <w:left w:val="none" w:sz="0" w:space="0" w:color="auto"/>
                                                <w:bottom w:val="none" w:sz="0" w:space="0" w:color="auto"/>
                                                <w:right w:val="none" w:sz="0" w:space="0" w:color="auto"/>
                                              </w:divBdr>
                                              <w:divsChild>
                                                <w:div w:id="2043482254">
                                                  <w:marLeft w:val="0"/>
                                                  <w:marRight w:val="0"/>
                                                  <w:marTop w:val="0"/>
                                                  <w:marBottom w:val="0"/>
                                                  <w:divBdr>
                                                    <w:top w:val="none" w:sz="0" w:space="0" w:color="auto"/>
                                                    <w:left w:val="none" w:sz="0" w:space="0" w:color="auto"/>
                                                    <w:bottom w:val="none" w:sz="0" w:space="0" w:color="auto"/>
                                                    <w:right w:val="none" w:sz="0" w:space="0" w:color="auto"/>
                                                  </w:divBdr>
                                                  <w:divsChild>
                                                    <w:div w:id="1488589835">
                                                      <w:marLeft w:val="0"/>
                                                      <w:marRight w:val="0"/>
                                                      <w:marTop w:val="0"/>
                                                      <w:marBottom w:val="0"/>
                                                      <w:divBdr>
                                                        <w:top w:val="none" w:sz="0" w:space="0" w:color="auto"/>
                                                        <w:left w:val="none" w:sz="0" w:space="0" w:color="auto"/>
                                                        <w:bottom w:val="none" w:sz="0" w:space="0" w:color="auto"/>
                                                        <w:right w:val="none" w:sz="0" w:space="0" w:color="auto"/>
                                                      </w:divBdr>
                                                      <w:divsChild>
                                                        <w:div w:id="134370956">
                                                          <w:marLeft w:val="0"/>
                                                          <w:marRight w:val="0"/>
                                                          <w:marTop w:val="0"/>
                                                          <w:marBottom w:val="0"/>
                                                          <w:divBdr>
                                                            <w:top w:val="none" w:sz="0" w:space="0" w:color="auto"/>
                                                            <w:left w:val="none" w:sz="0" w:space="0" w:color="auto"/>
                                                            <w:bottom w:val="none" w:sz="0" w:space="0" w:color="auto"/>
                                                            <w:right w:val="none" w:sz="0" w:space="0" w:color="auto"/>
                                                          </w:divBdr>
                                                          <w:divsChild>
                                                            <w:div w:id="1782794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134904636">
      <w:bodyDiv w:val="1"/>
      <w:marLeft w:val="0"/>
      <w:marRight w:val="0"/>
      <w:marTop w:val="0"/>
      <w:marBottom w:val="0"/>
      <w:divBdr>
        <w:top w:val="none" w:sz="0" w:space="0" w:color="auto"/>
        <w:left w:val="none" w:sz="0" w:space="0" w:color="auto"/>
        <w:bottom w:val="none" w:sz="0" w:space="0" w:color="auto"/>
        <w:right w:val="none" w:sz="0" w:space="0" w:color="auto"/>
      </w:divBdr>
      <w:divsChild>
        <w:div w:id="345719939">
          <w:marLeft w:val="0"/>
          <w:marRight w:val="0"/>
          <w:marTop w:val="0"/>
          <w:marBottom w:val="0"/>
          <w:divBdr>
            <w:top w:val="none" w:sz="0" w:space="0" w:color="auto"/>
            <w:left w:val="none" w:sz="0" w:space="0" w:color="auto"/>
            <w:bottom w:val="none" w:sz="0" w:space="0" w:color="auto"/>
            <w:right w:val="none" w:sz="0" w:space="0" w:color="auto"/>
          </w:divBdr>
          <w:divsChild>
            <w:div w:id="1454446511">
              <w:marLeft w:val="0"/>
              <w:marRight w:val="0"/>
              <w:marTop w:val="0"/>
              <w:marBottom w:val="0"/>
              <w:divBdr>
                <w:top w:val="none" w:sz="0" w:space="0" w:color="auto"/>
                <w:left w:val="none" w:sz="0" w:space="0" w:color="auto"/>
                <w:bottom w:val="none" w:sz="0" w:space="0" w:color="auto"/>
                <w:right w:val="none" w:sz="0" w:space="0" w:color="auto"/>
              </w:divBdr>
              <w:divsChild>
                <w:div w:id="1873495451">
                  <w:marLeft w:val="0"/>
                  <w:marRight w:val="0"/>
                  <w:marTop w:val="0"/>
                  <w:marBottom w:val="0"/>
                  <w:divBdr>
                    <w:top w:val="none" w:sz="0" w:space="0" w:color="auto"/>
                    <w:left w:val="none" w:sz="0" w:space="0" w:color="auto"/>
                    <w:bottom w:val="none" w:sz="0" w:space="0" w:color="auto"/>
                    <w:right w:val="none" w:sz="0" w:space="0" w:color="auto"/>
                  </w:divBdr>
                  <w:divsChild>
                    <w:div w:id="123889891">
                      <w:marLeft w:val="0"/>
                      <w:marRight w:val="0"/>
                      <w:marTop w:val="0"/>
                      <w:marBottom w:val="0"/>
                      <w:divBdr>
                        <w:top w:val="none" w:sz="0" w:space="0" w:color="auto"/>
                        <w:left w:val="none" w:sz="0" w:space="0" w:color="auto"/>
                        <w:bottom w:val="none" w:sz="0" w:space="0" w:color="auto"/>
                        <w:right w:val="none" w:sz="0" w:space="0" w:color="auto"/>
                      </w:divBdr>
                      <w:divsChild>
                        <w:div w:id="1580365078">
                          <w:marLeft w:val="0"/>
                          <w:marRight w:val="0"/>
                          <w:marTop w:val="0"/>
                          <w:marBottom w:val="0"/>
                          <w:divBdr>
                            <w:top w:val="none" w:sz="0" w:space="0" w:color="auto"/>
                            <w:left w:val="none" w:sz="0" w:space="0" w:color="auto"/>
                            <w:bottom w:val="none" w:sz="0" w:space="0" w:color="auto"/>
                            <w:right w:val="none" w:sz="0" w:space="0" w:color="auto"/>
                          </w:divBdr>
                          <w:divsChild>
                            <w:div w:id="96946867">
                              <w:marLeft w:val="0"/>
                              <w:marRight w:val="0"/>
                              <w:marTop w:val="0"/>
                              <w:marBottom w:val="0"/>
                              <w:divBdr>
                                <w:top w:val="none" w:sz="0" w:space="0" w:color="auto"/>
                                <w:left w:val="none" w:sz="0" w:space="0" w:color="auto"/>
                                <w:bottom w:val="none" w:sz="0" w:space="0" w:color="auto"/>
                                <w:right w:val="none" w:sz="0" w:space="0" w:color="auto"/>
                              </w:divBdr>
                              <w:divsChild>
                                <w:div w:id="323702636">
                                  <w:marLeft w:val="0"/>
                                  <w:marRight w:val="0"/>
                                  <w:marTop w:val="0"/>
                                  <w:marBottom w:val="0"/>
                                  <w:divBdr>
                                    <w:top w:val="none" w:sz="0" w:space="0" w:color="auto"/>
                                    <w:left w:val="none" w:sz="0" w:space="0" w:color="auto"/>
                                    <w:bottom w:val="none" w:sz="0" w:space="0" w:color="auto"/>
                                    <w:right w:val="none" w:sz="0" w:space="0" w:color="auto"/>
                                  </w:divBdr>
                                  <w:divsChild>
                                    <w:div w:id="450980748">
                                      <w:marLeft w:val="0"/>
                                      <w:marRight w:val="0"/>
                                      <w:marTop w:val="0"/>
                                      <w:marBottom w:val="0"/>
                                      <w:divBdr>
                                        <w:top w:val="none" w:sz="0" w:space="0" w:color="auto"/>
                                        <w:left w:val="none" w:sz="0" w:space="0" w:color="auto"/>
                                        <w:bottom w:val="none" w:sz="0" w:space="0" w:color="auto"/>
                                        <w:right w:val="none" w:sz="0" w:space="0" w:color="auto"/>
                                      </w:divBdr>
                                      <w:divsChild>
                                        <w:div w:id="1373313130">
                                          <w:marLeft w:val="0"/>
                                          <w:marRight w:val="0"/>
                                          <w:marTop w:val="0"/>
                                          <w:marBottom w:val="0"/>
                                          <w:divBdr>
                                            <w:top w:val="none" w:sz="0" w:space="0" w:color="auto"/>
                                            <w:left w:val="none" w:sz="0" w:space="0" w:color="auto"/>
                                            <w:bottom w:val="none" w:sz="0" w:space="0" w:color="auto"/>
                                            <w:right w:val="none" w:sz="0" w:space="0" w:color="auto"/>
                                          </w:divBdr>
                                          <w:divsChild>
                                            <w:div w:id="923756897">
                                              <w:marLeft w:val="0"/>
                                              <w:marRight w:val="0"/>
                                              <w:marTop w:val="0"/>
                                              <w:marBottom w:val="0"/>
                                              <w:divBdr>
                                                <w:top w:val="none" w:sz="0" w:space="0" w:color="auto"/>
                                                <w:left w:val="none" w:sz="0" w:space="0" w:color="auto"/>
                                                <w:bottom w:val="none" w:sz="0" w:space="0" w:color="auto"/>
                                                <w:right w:val="none" w:sz="0" w:space="0" w:color="auto"/>
                                              </w:divBdr>
                                              <w:divsChild>
                                                <w:div w:id="1252424587">
                                                  <w:marLeft w:val="0"/>
                                                  <w:marRight w:val="0"/>
                                                  <w:marTop w:val="0"/>
                                                  <w:marBottom w:val="0"/>
                                                  <w:divBdr>
                                                    <w:top w:val="none" w:sz="0" w:space="0" w:color="auto"/>
                                                    <w:left w:val="none" w:sz="0" w:space="0" w:color="auto"/>
                                                    <w:bottom w:val="none" w:sz="0" w:space="0" w:color="auto"/>
                                                    <w:right w:val="none" w:sz="0" w:space="0" w:color="auto"/>
                                                  </w:divBdr>
                                                  <w:divsChild>
                                                    <w:div w:id="1581788832">
                                                      <w:marLeft w:val="0"/>
                                                      <w:marRight w:val="0"/>
                                                      <w:marTop w:val="0"/>
                                                      <w:marBottom w:val="0"/>
                                                      <w:divBdr>
                                                        <w:top w:val="none" w:sz="0" w:space="0" w:color="auto"/>
                                                        <w:left w:val="none" w:sz="0" w:space="0" w:color="auto"/>
                                                        <w:bottom w:val="none" w:sz="0" w:space="0" w:color="auto"/>
                                                        <w:right w:val="none" w:sz="0" w:space="0" w:color="auto"/>
                                                      </w:divBdr>
                                                      <w:divsChild>
                                                        <w:div w:id="291178829">
                                                          <w:marLeft w:val="0"/>
                                                          <w:marRight w:val="0"/>
                                                          <w:marTop w:val="0"/>
                                                          <w:marBottom w:val="0"/>
                                                          <w:divBdr>
                                                            <w:top w:val="none" w:sz="0" w:space="0" w:color="auto"/>
                                                            <w:left w:val="none" w:sz="0" w:space="0" w:color="auto"/>
                                                            <w:bottom w:val="none" w:sz="0" w:space="0" w:color="auto"/>
                                                            <w:right w:val="none" w:sz="0" w:space="0" w:color="auto"/>
                                                          </w:divBdr>
                                                          <w:divsChild>
                                                            <w:div w:id="250703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139300440">
      <w:bodyDiv w:val="1"/>
      <w:marLeft w:val="0"/>
      <w:marRight w:val="0"/>
      <w:marTop w:val="0"/>
      <w:marBottom w:val="0"/>
      <w:divBdr>
        <w:top w:val="none" w:sz="0" w:space="0" w:color="auto"/>
        <w:left w:val="none" w:sz="0" w:space="0" w:color="auto"/>
        <w:bottom w:val="none" w:sz="0" w:space="0" w:color="auto"/>
        <w:right w:val="none" w:sz="0" w:space="0" w:color="auto"/>
      </w:divBdr>
      <w:divsChild>
        <w:div w:id="1498499327">
          <w:marLeft w:val="0"/>
          <w:marRight w:val="0"/>
          <w:marTop w:val="0"/>
          <w:marBottom w:val="0"/>
          <w:divBdr>
            <w:top w:val="none" w:sz="0" w:space="0" w:color="auto"/>
            <w:left w:val="none" w:sz="0" w:space="0" w:color="auto"/>
            <w:bottom w:val="none" w:sz="0" w:space="0" w:color="auto"/>
            <w:right w:val="none" w:sz="0" w:space="0" w:color="auto"/>
          </w:divBdr>
          <w:divsChild>
            <w:div w:id="779571865">
              <w:marLeft w:val="0"/>
              <w:marRight w:val="0"/>
              <w:marTop w:val="0"/>
              <w:marBottom w:val="0"/>
              <w:divBdr>
                <w:top w:val="none" w:sz="0" w:space="0" w:color="auto"/>
                <w:left w:val="none" w:sz="0" w:space="0" w:color="auto"/>
                <w:bottom w:val="none" w:sz="0" w:space="0" w:color="auto"/>
                <w:right w:val="none" w:sz="0" w:space="0" w:color="auto"/>
              </w:divBdr>
              <w:divsChild>
                <w:div w:id="56633405">
                  <w:marLeft w:val="0"/>
                  <w:marRight w:val="0"/>
                  <w:marTop w:val="0"/>
                  <w:marBottom w:val="0"/>
                  <w:divBdr>
                    <w:top w:val="none" w:sz="0" w:space="0" w:color="auto"/>
                    <w:left w:val="none" w:sz="0" w:space="0" w:color="auto"/>
                    <w:bottom w:val="none" w:sz="0" w:space="0" w:color="auto"/>
                    <w:right w:val="none" w:sz="0" w:space="0" w:color="auto"/>
                  </w:divBdr>
                  <w:divsChild>
                    <w:div w:id="459420796">
                      <w:marLeft w:val="0"/>
                      <w:marRight w:val="0"/>
                      <w:marTop w:val="0"/>
                      <w:marBottom w:val="0"/>
                      <w:divBdr>
                        <w:top w:val="none" w:sz="0" w:space="0" w:color="auto"/>
                        <w:left w:val="none" w:sz="0" w:space="0" w:color="auto"/>
                        <w:bottom w:val="none" w:sz="0" w:space="0" w:color="auto"/>
                        <w:right w:val="none" w:sz="0" w:space="0" w:color="auto"/>
                      </w:divBdr>
                      <w:divsChild>
                        <w:div w:id="785006387">
                          <w:marLeft w:val="0"/>
                          <w:marRight w:val="0"/>
                          <w:marTop w:val="0"/>
                          <w:marBottom w:val="0"/>
                          <w:divBdr>
                            <w:top w:val="none" w:sz="0" w:space="0" w:color="auto"/>
                            <w:left w:val="none" w:sz="0" w:space="0" w:color="auto"/>
                            <w:bottom w:val="none" w:sz="0" w:space="0" w:color="auto"/>
                            <w:right w:val="none" w:sz="0" w:space="0" w:color="auto"/>
                          </w:divBdr>
                          <w:divsChild>
                            <w:div w:id="1235696869">
                              <w:marLeft w:val="0"/>
                              <w:marRight w:val="0"/>
                              <w:marTop w:val="0"/>
                              <w:marBottom w:val="0"/>
                              <w:divBdr>
                                <w:top w:val="none" w:sz="0" w:space="0" w:color="auto"/>
                                <w:left w:val="none" w:sz="0" w:space="0" w:color="auto"/>
                                <w:bottom w:val="none" w:sz="0" w:space="0" w:color="auto"/>
                                <w:right w:val="none" w:sz="0" w:space="0" w:color="auto"/>
                              </w:divBdr>
                              <w:divsChild>
                                <w:div w:id="873036937">
                                  <w:marLeft w:val="0"/>
                                  <w:marRight w:val="0"/>
                                  <w:marTop w:val="0"/>
                                  <w:marBottom w:val="0"/>
                                  <w:divBdr>
                                    <w:top w:val="none" w:sz="0" w:space="0" w:color="auto"/>
                                    <w:left w:val="none" w:sz="0" w:space="0" w:color="auto"/>
                                    <w:bottom w:val="none" w:sz="0" w:space="0" w:color="auto"/>
                                    <w:right w:val="none" w:sz="0" w:space="0" w:color="auto"/>
                                  </w:divBdr>
                                  <w:divsChild>
                                    <w:div w:id="1665864013">
                                      <w:marLeft w:val="0"/>
                                      <w:marRight w:val="0"/>
                                      <w:marTop w:val="0"/>
                                      <w:marBottom w:val="0"/>
                                      <w:divBdr>
                                        <w:top w:val="none" w:sz="0" w:space="0" w:color="auto"/>
                                        <w:left w:val="none" w:sz="0" w:space="0" w:color="auto"/>
                                        <w:bottom w:val="none" w:sz="0" w:space="0" w:color="auto"/>
                                        <w:right w:val="none" w:sz="0" w:space="0" w:color="auto"/>
                                      </w:divBdr>
                                      <w:divsChild>
                                        <w:div w:id="1912235001">
                                          <w:marLeft w:val="0"/>
                                          <w:marRight w:val="0"/>
                                          <w:marTop w:val="0"/>
                                          <w:marBottom w:val="0"/>
                                          <w:divBdr>
                                            <w:top w:val="none" w:sz="0" w:space="0" w:color="auto"/>
                                            <w:left w:val="none" w:sz="0" w:space="0" w:color="auto"/>
                                            <w:bottom w:val="none" w:sz="0" w:space="0" w:color="auto"/>
                                            <w:right w:val="none" w:sz="0" w:space="0" w:color="auto"/>
                                          </w:divBdr>
                                          <w:divsChild>
                                            <w:div w:id="98912941">
                                              <w:marLeft w:val="0"/>
                                              <w:marRight w:val="0"/>
                                              <w:marTop w:val="0"/>
                                              <w:marBottom w:val="0"/>
                                              <w:divBdr>
                                                <w:top w:val="none" w:sz="0" w:space="0" w:color="auto"/>
                                                <w:left w:val="none" w:sz="0" w:space="0" w:color="auto"/>
                                                <w:bottom w:val="none" w:sz="0" w:space="0" w:color="auto"/>
                                                <w:right w:val="none" w:sz="0" w:space="0" w:color="auto"/>
                                              </w:divBdr>
                                              <w:divsChild>
                                                <w:div w:id="143276336">
                                                  <w:marLeft w:val="0"/>
                                                  <w:marRight w:val="0"/>
                                                  <w:marTop w:val="0"/>
                                                  <w:marBottom w:val="0"/>
                                                  <w:divBdr>
                                                    <w:top w:val="none" w:sz="0" w:space="0" w:color="auto"/>
                                                    <w:left w:val="none" w:sz="0" w:space="0" w:color="auto"/>
                                                    <w:bottom w:val="none" w:sz="0" w:space="0" w:color="auto"/>
                                                    <w:right w:val="none" w:sz="0" w:space="0" w:color="auto"/>
                                                  </w:divBdr>
                                                  <w:divsChild>
                                                    <w:div w:id="1576429876">
                                                      <w:marLeft w:val="0"/>
                                                      <w:marRight w:val="0"/>
                                                      <w:marTop w:val="0"/>
                                                      <w:marBottom w:val="0"/>
                                                      <w:divBdr>
                                                        <w:top w:val="none" w:sz="0" w:space="0" w:color="auto"/>
                                                        <w:left w:val="none" w:sz="0" w:space="0" w:color="auto"/>
                                                        <w:bottom w:val="none" w:sz="0" w:space="0" w:color="auto"/>
                                                        <w:right w:val="none" w:sz="0" w:space="0" w:color="auto"/>
                                                      </w:divBdr>
                                                      <w:divsChild>
                                                        <w:div w:id="992753286">
                                                          <w:marLeft w:val="0"/>
                                                          <w:marRight w:val="0"/>
                                                          <w:marTop w:val="0"/>
                                                          <w:marBottom w:val="0"/>
                                                          <w:divBdr>
                                                            <w:top w:val="none" w:sz="0" w:space="0" w:color="auto"/>
                                                            <w:left w:val="none" w:sz="0" w:space="0" w:color="auto"/>
                                                            <w:bottom w:val="none" w:sz="0" w:space="0" w:color="auto"/>
                                                            <w:right w:val="none" w:sz="0" w:space="0" w:color="auto"/>
                                                          </w:divBdr>
                                                          <w:divsChild>
                                                            <w:div w:id="1699116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microsoft.com/office/2018/08/relationships/commentsExtensible" Target="commentsExtensible.xml"/><Relationship Id="rId18" Type="http://schemas.openxmlformats.org/officeDocument/2006/relationships/image" Target="media/image5.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image" Target="media/image4.png"/><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jpeg"/><Relationship Id="rId10" Type="http://schemas.openxmlformats.org/officeDocument/2006/relationships/comments" Target="comments.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1.png"/><Relationship Id="rId22"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9513DB-3EAA-4081-85F8-7CA2F29937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8</Pages>
  <Words>6146</Words>
  <Characters>33805</Characters>
  <Application>Microsoft Office Word</Application>
  <DocSecurity>0</DocSecurity>
  <Lines>281</Lines>
  <Paragraphs>79</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39872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Hector Fernando Chinchero Villacis;ALFONSO ATAHUALPA MARCHAN LOOR</dc:creator>
  <cp:keywords/>
  <dc:description/>
  <cp:lastModifiedBy>Wilson Chango</cp:lastModifiedBy>
  <cp:revision>2</cp:revision>
  <cp:lastPrinted>2020-03-11T16:50:00Z</cp:lastPrinted>
  <dcterms:created xsi:type="dcterms:W3CDTF">2022-08-18T23:11:00Z</dcterms:created>
  <dcterms:modified xsi:type="dcterms:W3CDTF">2022-08-18T23:11:00Z</dcterms:modified>
</cp:coreProperties>
</file>